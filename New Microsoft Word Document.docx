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4976A" w14:textId="69B1558C" w:rsidR="00CF4853" w:rsidRDefault="000F39AA">
      <w:r>
        <w:t>The ea open a trade based on the trend direction and then at the same time open a opposite buy / sell stop trade for the same value that will initiate as an hedge as soon as the trend flip.</w:t>
      </w:r>
    </w:p>
    <w:p w14:paraId="174BD3F6" w14:textId="03BA1D79" w:rsidR="000F39AA" w:rsidRDefault="000F39AA">
      <w:r>
        <w:t>As soon as the stop order is triggered then open another stop order double the open trade value in the opposite direction. The stop orders are set to tick closer as the direction move away from it.</w:t>
      </w:r>
    </w:p>
    <w:p w14:paraId="6B890FA9" w14:textId="77777777" w:rsidR="00375367" w:rsidRDefault="00375367"/>
    <w:p w14:paraId="598C71B3" w14:textId="77777777" w:rsidR="00375367" w:rsidRPr="00375367" w:rsidRDefault="00375367" w:rsidP="00375367">
      <w:r w:rsidRPr="00375367">
        <w:t>To get meaningful backtest analysis you need to either:</w:t>
      </w:r>
    </w:p>
    <w:p w14:paraId="7BF2CE52" w14:textId="77777777" w:rsidR="00375367" w:rsidRPr="00375367" w:rsidRDefault="00375367" w:rsidP="00375367">
      <w:pPr>
        <w:numPr>
          <w:ilvl w:val="0"/>
          <w:numId w:val="1"/>
        </w:numPr>
      </w:pPr>
      <w:r w:rsidRPr="00375367">
        <w:rPr>
          <w:b/>
          <w:bCs/>
        </w:rPr>
        <w:t>Run the test long enough</w:t>
      </w:r>
      <w:r w:rsidRPr="00375367">
        <w:t> for trades to close, then the bt_*_trades.csv will have real data to work with</w:t>
      </w:r>
    </w:p>
    <w:p w14:paraId="2CE20804" w14:textId="77777777" w:rsidR="00375367" w:rsidRDefault="00375367" w:rsidP="00375367">
      <w:pPr>
        <w:numPr>
          <w:ilvl w:val="0"/>
          <w:numId w:val="1"/>
        </w:numPr>
      </w:pPr>
      <w:r w:rsidRPr="00375367">
        <w:t>Or I can write a </w:t>
      </w:r>
      <w:r w:rsidRPr="00375367">
        <w:rPr>
          <w:b/>
          <w:bCs/>
        </w:rPr>
        <w:t>Python script now</w:t>
      </w:r>
      <w:r w:rsidRPr="00375367">
        <w:t> that reads the trades CSV after a completed run and computes win rate, average profit/loss, profit factor, equity curve, and drawdown — ready for when you do have closed trade data</w:t>
      </w:r>
    </w:p>
    <w:p w14:paraId="74718505" w14:textId="77777777" w:rsidR="00CB4B11" w:rsidRDefault="00CB4B11" w:rsidP="00CB4B11"/>
    <w:p w14:paraId="6F8E6DC4" w14:textId="07546B91" w:rsidR="00CB4B11" w:rsidRPr="00375367" w:rsidRDefault="00CB4B11" w:rsidP="00CB4B11">
      <w:r w:rsidRPr="00CB4B11">
        <w:rPr>
          <w:noProof/>
        </w:rPr>
        <w:drawing>
          <wp:inline distT="0" distB="0" distL="0" distR="0" wp14:anchorId="4CAF3D31" wp14:editId="32BB5B30">
            <wp:extent cx="5731510" cy="1097915"/>
            <wp:effectExtent l="0" t="0" r="2540" b="6985"/>
            <wp:docPr id="186399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94361" name=""/>
                    <pic:cNvPicPr/>
                  </pic:nvPicPr>
                  <pic:blipFill>
                    <a:blip r:embed="rId7"/>
                    <a:stretch>
                      <a:fillRect/>
                    </a:stretch>
                  </pic:blipFill>
                  <pic:spPr>
                    <a:xfrm>
                      <a:off x="0" y="0"/>
                      <a:ext cx="5731510" cy="1097915"/>
                    </a:xfrm>
                    <a:prstGeom prst="rect">
                      <a:avLst/>
                    </a:prstGeom>
                  </pic:spPr>
                </pic:pic>
              </a:graphicData>
            </a:graphic>
          </wp:inline>
        </w:drawing>
      </w:r>
    </w:p>
    <w:p w14:paraId="74519885" w14:textId="77777777" w:rsidR="00375367" w:rsidRDefault="00375367"/>
    <w:p w14:paraId="6912F82D" w14:textId="4DC314C9" w:rsidR="000F39AA" w:rsidRDefault="00152BA1">
      <w:r w:rsidRPr="00152BA1">
        <w:rPr>
          <w:noProof/>
        </w:rPr>
        <w:drawing>
          <wp:inline distT="0" distB="0" distL="0" distR="0" wp14:anchorId="5001458D" wp14:editId="5F112DD2">
            <wp:extent cx="5731510" cy="1181100"/>
            <wp:effectExtent l="0" t="0" r="2540" b="0"/>
            <wp:docPr id="70623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30794" name=""/>
                    <pic:cNvPicPr/>
                  </pic:nvPicPr>
                  <pic:blipFill>
                    <a:blip r:embed="rId8"/>
                    <a:stretch>
                      <a:fillRect/>
                    </a:stretch>
                  </pic:blipFill>
                  <pic:spPr>
                    <a:xfrm>
                      <a:off x="0" y="0"/>
                      <a:ext cx="5731510" cy="1181100"/>
                    </a:xfrm>
                    <a:prstGeom prst="rect">
                      <a:avLst/>
                    </a:prstGeom>
                  </pic:spPr>
                </pic:pic>
              </a:graphicData>
            </a:graphic>
          </wp:inline>
        </w:drawing>
      </w:r>
    </w:p>
    <w:p w14:paraId="34DDA694" w14:textId="77777777" w:rsidR="00480000" w:rsidRDefault="00480000"/>
    <w:p w14:paraId="733202AC" w14:textId="77777777" w:rsidR="00480000" w:rsidRPr="00480000" w:rsidRDefault="00480000" w:rsidP="00480000">
      <w:r w:rsidRPr="00480000">
        <w:t>The EA is ready. Here's exactly what changed and why:</w:t>
      </w:r>
    </w:p>
    <w:p w14:paraId="609D6F74" w14:textId="77777777" w:rsidR="00480000" w:rsidRPr="00480000" w:rsidRDefault="00480000" w:rsidP="00480000">
      <w:r w:rsidRPr="00480000">
        <w:rPr>
          <w:b/>
          <w:bCs/>
        </w:rPr>
        <w:t>Root cause of the identical curves</w:t>
      </w:r>
      <w:r w:rsidRPr="00480000">
        <w:t>: The sell basket close (Mechanism 2) was running at position 533 in the function — it harvested profitable SELLs for tiny gains ($64) while the BUY martingale was already -$142. The combined close at position 537 then ran but found zero SELLs and did nothing. The SELLs that should have been the BUY hedge were stripped away first.</w:t>
      </w:r>
    </w:p>
    <w:p w14:paraId="12C98F6F" w14:textId="77777777" w:rsidR="00480000" w:rsidRPr="00480000" w:rsidRDefault="00480000" w:rsidP="00480000">
      <w:r w:rsidRPr="00480000">
        <w:rPr>
          <w:b/>
          <w:bCs/>
        </w:rPr>
        <w:t>What changed in ManageTradeClosures()</w:t>
      </w:r>
      <w:r w:rsidRPr="00480000">
        <w:t>:</w:t>
      </w:r>
    </w:p>
    <w:p w14:paraId="59904414" w14:textId="77777777" w:rsidR="00480000" w:rsidRPr="00480000" w:rsidRDefault="00480000" w:rsidP="00480000">
      <w:r w:rsidRPr="00480000">
        <w:lastRenderedPageBreak/>
        <w:t>BEFORE (function priority order):</w:t>
      </w:r>
    </w:p>
    <w:p w14:paraId="0E909A4C" w14:textId="77777777" w:rsidR="00480000" w:rsidRPr="00480000" w:rsidRDefault="00480000" w:rsidP="00480000">
      <w:r w:rsidRPr="00480000">
        <w:t xml:space="preserve">  1. 1B+1S check</w:t>
      </w:r>
    </w:p>
    <w:p w14:paraId="5C7BFFB8" w14:textId="77777777" w:rsidR="00480000" w:rsidRPr="00480000" w:rsidRDefault="00480000" w:rsidP="00480000">
      <w:r w:rsidRPr="00480000">
        <w:t xml:space="preserve">  2. ≥2 buys close            ← harvests buys individually</w:t>
      </w:r>
    </w:p>
    <w:p w14:paraId="1C0E12D5" w14:textId="77777777" w:rsidR="00480000" w:rsidRPr="00480000" w:rsidRDefault="00480000" w:rsidP="00480000">
      <w:r w:rsidRPr="00480000">
        <w:t xml:space="preserve">  3. ≥2 sells close           ← harvested the SELLs for $64 while BUYs were -$142</w:t>
      </w:r>
    </w:p>
    <w:p w14:paraId="62F538D0" w14:textId="77777777" w:rsidR="00480000" w:rsidRPr="00480000" w:rsidRDefault="00480000" w:rsidP="00480000">
      <w:r w:rsidRPr="00480000">
        <w:t xml:space="preserve">  4. Combined close           ← ran too late, SELLs already gone</w:t>
      </w:r>
    </w:p>
    <w:p w14:paraId="74916FAE" w14:textId="77777777" w:rsidR="00480000" w:rsidRPr="00480000" w:rsidRDefault="00480000" w:rsidP="00480000">
      <w:r w:rsidRPr="00480000">
        <w:t xml:space="preserve">  </w:t>
      </w:r>
    </w:p>
    <w:p w14:paraId="0A766A8A" w14:textId="77777777" w:rsidR="00480000" w:rsidRPr="00480000" w:rsidRDefault="00480000" w:rsidP="00480000">
      <w:r w:rsidRPr="00480000">
        <w:t>AFTER:</w:t>
      </w:r>
    </w:p>
    <w:p w14:paraId="7BE1DB37" w14:textId="77777777" w:rsidR="00480000" w:rsidRPr="00480000" w:rsidRDefault="00480000" w:rsidP="00480000">
      <w:r w:rsidRPr="00480000">
        <w:t xml:space="preserve">  1. Combined net ≥ $50 → close ALL (new Priority 1)</w:t>
      </w:r>
    </w:p>
    <w:p w14:paraId="22A3B7D5" w14:textId="77777777" w:rsidR="00480000" w:rsidRPr="00480000" w:rsidRDefault="00480000" w:rsidP="00480000">
      <w:r w:rsidRPr="00480000">
        <w:t xml:space="preserve">  2. Combined net &lt; 0  → RETURN (hold — don't touch the hedge)</w:t>
      </w:r>
    </w:p>
    <w:p w14:paraId="7DD01AC0" w14:textId="77777777" w:rsidR="00480000" w:rsidRPr="00480000" w:rsidRDefault="00480000" w:rsidP="00480000">
      <w:r w:rsidRPr="00480000">
        <w:t xml:space="preserve">  3. 1B+1S check</w:t>
      </w:r>
    </w:p>
    <w:p w14:paraId="339F36AE" w14:textId="77777777" w:rsidR="00480000" w:rsidRPr="00480000" w:rsidRDefault="00480000" w:rsidP="00480000">
      <w:r w:rsidRPr="00480000">
        <w:t xml:space="preserve">  4. ≥2 buys close            ← only fires when combined ≥ 0</w:t>
      </w:r>
    </w:p>
    <w:p w14:paraId="7E017FA8" w14:textId="77777777" w:rsidR="00480000" w:rsidRPr="00480000" w:rsidRDefault="00480000" w:rsidP="00480000">
      <w:r w:rsidRPr="00480000">
        <w:t xml:space="preserve">  5. ≥2 sells close           ← only fires when combined ≥ 0</w:t>
      </w:r>
    </w:p>
    <w:p w14:paraId="1A8B570E" w14:textId="77777777" w:rsidR="00480000" w:rsidRPr="00480000" w:rsidRDefault="00480000" w:rsidP="00480000">
      <w:r w:rsidRPr="00480000">
        <w:t>The one-line if (UseCombinedClose &amp;&amp; netProfit &lt; 0) return; is the key — when BUYs are in loss and SELLs are profitable, it holds both open so the SELLs can grow until they offset the BUY losses.</w:t>
      </w:r>
    </w:p>
    <w:p w14:paraId="6E9773D9" w14:textId="77777777" w:rsidR="00480000" w:rsidRPr="00480000" w:rsidRDefault="00480000" w:rsidP="00480000">
      <w:r w:rsidRPr="00480000">
        <w:rPr>
          <w:b/>
          <w:bCs/>
        </w:rPr>
        <w:t>Recompile and run the backtest</w:t>
      </w:r>
      <w:r w:rsidRPr="00480000">
        <w:t xml:space="preserve"> — same settings as before. The journal should now show "Combined net X &gt;= 50 -- closing all" entries instead of individual sell basket closes.</w:t>
      </w:r>
    </w:p>
    <w:p w14:paraId="43443BC6" w14:textId="16F7263D" w:rsidR="00480000" w:rsidRPr="00480000" w:rsidRDefault="00480000" w:rsidP="00480000">
      <w:r w:rsidRPr="00480000">
        <w:rPr>
          <w:noProof/>
        </w:rPr>
        <w:drawing>
          <wp:inline distT="0" distB="0" distL="0" distR="0" wp14:anchorId="73EA00EA" wp14:editId="60F76ABE">
            <wp:extent cx="5731510" cy="1200150"/>
            <wp:effectExtent l="0" t="0" r="2540" b="0"/>
            <wp:docPr id="1515129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200150"/>
                    </a:xfrm>
                    <a:prstGeom prst="rect">
                      <a:avLst/>
                    </a:prstGeom>
                    <a:noFill/>
                    <a:ln>
                      <a:noFill/>
                    </a:ln>
                  </pic:spPr>
                </pic:pic>
              </a:graphicData>
            </a:graphic>
          </wp:inline>
        </w:drawing>
      </w:r>
      <w:r w:rsidRPr="00480000">
        <w:t>image.png1891×396</w:t>
      </w:r>
    </w:p>
    <w:p w14:paraId="271008EB" w14:textId="220CF185" w:rsidR="00480000" w:rsidRDefault="003114C4">
      <w:r w:rsidRPr="003114C4">
        <w:rPr>
          <w:noProof/>
        </w:rPr>
        <w:drawing>
          <wp:inline distT="0" distB="0" distL="0" distR="0" wp14:anchorId="659A451E" wp14:editId="477A3D0F">
            <wp:extent cx="5731510" cy="760095"/>
            <wp:effectExtent l="0" t="0" r="2540" b="1905"/>
            <wp:docPr id="150545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58430" name=""/>
                    <pic:cNvPicPr/>
                  </pic:nvPicPr>
                  <pic:blipFill>
                    <a:blip r:embed="rId10"/>
                    <a:stretch>
                      <a:fillRect/>
                    </a:stretch>
                  </pic:blipFill>
                  <pic:spPr>
                    <a:xfrm>
                      <a:off x="0" y="0"/>
                      <a:ext cx="5731510" cy="760095"/>
                    </a:xfrm>
                    <a:prstGeom prst="rect">
                      <a:avLst/>
                    </a:prstGeom>
                  </pic:spPr>
                </pic:pic>
              </a:graphicData>
            </a:graphic>
          </wp:inline>
        </w:drawing>
      </w:r>
    </w:p>
    <w:p w14:paraId="24834FAE" w14:textId="0A138D13" w:rsidR="005047C6" w:rsidRDefault="005047C6">
      <w:r w:rsidRPr="005047C6">
        <w:rPr>
          <w:noProof/>
        </w:rPr>
        <w:drawing>
          <wp:inline distT="0" distB="0" distL="0" distR="0" wp14:anchorId="2B17C48E" wp14:editId="63DA0BD5">
            <wp:extent cx="5731510" cy="691515"/>
            <wp:effectExtent l="0" t="0" r="2540" b="0"/>
            <wp:docPr id="123178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83633" name=""/>
                    <pic:cNvPicPr/>
                  </pic:nvPicPr>
                  <pic:blipFill>
                    <a:blip r:embed="rId11"/>
                    <a:stretch>
                      <a:fillRect/>
                    </a:stretch>
                  </pic:blipFill>
                  <pic:spPr>
                    <a:xfrm>
                      <a:off x="0" y="0"/>
                      <a:ext cx="5731510" cy="691515"/>
                    </a:xfrm>
                    <a:prstGeom prst="rect">
                      <a:avLst/>
                    </a:prstGeom>
                  </pic:spPr>
                </pic:pic>
              </a:graphicData>
            </a:graphic>
          </wp:inline>
        </w:drawing>
      </w:r>
    </w:p>
    <w:p w14:paraId="389FDF36" w14:textId="7B1DDA34" w:rsidR="005047C6" w:rsidRDefault="005047C6">
      <w:r w:rsidRPr="005047C6">
        <w:rPr>
          <w:noProof/>
        </w:rPr>
        <w:lastRenderedPageBreak/>
        <w:drawing>
          <wp:inline distT="0" distB="0" distL="0" distR="0" wp14:anchorId="4348FE5E" wp14:editId="2EE655A2">
            <wp:extent cx="5731510" cy="743585"/>
            <wp:effectExtent l="0" t="0" r="2540" b="0"/>
            <wp:docPr id="173858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89969" name=""/>
                    <pic:cNvPicPr/>
                  </pic:nvPicPr>
                  <pic:blipFill>
                    <a:blip r:embed="rId12"/>
                    <a:stretch>
                      <a:fillRect/>
                    </a:stretch>
                  </pic:blipFill>
                  <pic:spPr>
                    <a:xfrm>
                      <a:off x="0" y="0"/>
                      <a:ext cx="5731510" cy="743585"/>
                    </a:xfrm>
                    <a:prstGeom prst="rect">
                      <a:avLst/>
                    </a:prstGeom>
                  </pic:spPr>
                </pic:pic>
              </a:graphicData>
            </a:graphic>
          </wp:inline>
        </w:drawing>
      </w:r>
    </w:p>
    <w:p w14:paraId="6F6EE151" w14:textId="51BB35A8" w:rsidR="00AD65D0" w:rsidRDefault="00AD65D0">
      <w:r w:rsidRPr="00AD65D0">
        <w:rPr>
          <w:noProof/>
        </w:rPr>
        <w:drawing>
          <wp:inline distT="0" distB="0" distL="0" distR="0" wp14:anchorId="1606585C" wp14:editId="04887955">
            <wp:extent cx="5731510" cy="727075"/>
            <wp:effectExtent l="0" t="0" r="2540" b="0"/>
            <wp:docPr id="25302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26852" name=""/>
                    <pic:cNvPicPr/>
                  </pic:nvPicPr>
                  <pic:blipFill>
                    <a:blip r:embed="rId13"/>
                    <a:stretch>
                      <a:fillRect/>
                    </a:stretch>
                  </pic:blipFill>
                  <pic:spPr>
                    <a:xfrm>
                      <a:off x="0" y="0"/>
                      <a:ext cx="5731510" cy="727075"/>
                    </a:xfrm>
                    <a:prstGeom prst="rect">
                      <a:avLst/>
                    </a:prstGeom>
                  </pic:spPr>
                </pic:pic>
              </a:graphicData>
            </a:graphic>
          </wp:inline>
        </w:drawing>
      </w:r>
    </w:p>
    <w:p w14:paraId="6BF7967D" w14:textId="101DE756" w:rsidR="00407715" w:rsidRDefault="00407715">
      <w:r w:rsidRPr="00407715">
        <w:rPr>
          <w:noProof/>
        </w:rPr>
        <w:drawing>
          <wp:inline distT="0" distB="0" distL="0" distR="0" wp14:anchorId="66407F9E" wp14:editId="5E37DAF7">
            <wp:extent cx="5731510" cy="955040"/>
            <wp:effectExtent l="0" t="0" r="2540" b="0"/>
            <wp:docPr id="150704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43079" name=""/>
                    <pic:cNvPicPr/>
                  </pic:nvPicPr>
                  <pic:blipFill>
                    <a:blip r:embed="rId14"/>
                    <a:stretch>
                      <a:fillRect/>
                    </a:stretch>
                  </pic:blipFill>
                  <pic:spPr>
                    <a:xfrm>
                      <a:off x="0" y="0"/>
                      <a:ext cx="5731510" cy="955040"/>
                    </a:xfrm>
                    <a:prstGeom prst="rect">
                      <a:avLst/>
                    </a:prstGeom>
                  </pic:spPr>
                </pic:pic>
              </a:graphicData>
            </a:graphic>
          </wp:inline>
        </w:drawing>
      </w:r>
    </w:p>
    <w:p w14:paraId="438BAFA7" w14:textId="2190984A" w:rsidR="00407715" w:rsidRDefault="00407715">
      <w:r w:rsidRPr="00407715">
        <w:rPr>
          <w:noProof/>
        </w:rPr>
        <w:drawing>
          <wp:inline distT="0" distB="0" distL="0" distR="0" wp14:anchorId="432F1025" wp14:editId="03EB34DC">
            <wp:extent cx="5731510" cy="833755"/>
            <wp:effectExtent l="0" t="0" r="2540" b="4445"/>
            <wp:docPr id="46160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06192" name=""/>
                    <pic:cNvPicPr/>
                  </pic:nvPicPr>
                  <pic:blipFill>
                    <a:blip r:embed="rId15"/>
                    <a:stretch>
                      <a:fillRect/>
                    </a:stretch>
                  </pic:blipFill>
                  <pic:spPr>
                    <a:xfrm>
                      <a:off x="0" y="0"/>
                      <a:ext cx="5731510" cy="833755"/>
                    </a:xfrm>
                    <a:prstGeom prst="rect">
                      <a:avLst/>
                    </a:prstGeom>
                  </pic:spPr>
                </pic:pic>
              </a:graphicData>
            </a:graphic>
          </wp:inline>
        </w:drawing>
      </w:r>
    </w:p>
    <w:p w14:paraId="4422B063" w14:textId="05797F25" w:rsidR="00407715" w:rsidRDefault="00407715">
      <w:r w:rsidRPr="00407715">
        <w:rPr>
          <w:noProof/>
        </w:rPr>
        <w:drawing>
          <wp:inline distT="0" distB="0" distL="0" distR="0" wp14:anchorId="210F533C" wp14:editId="0EF0F5E7">
            <wp:extent cx="5731510" cy="911225"/>
            <wp:effectExtent l="0" t="0" r="2540" b="3175"/>
            <wp:docPr id="94658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86189" name=""/>
                    <pic:cNvPicPr/>
                  </pic:nvPicPr>
                  <pic:blipFill>
                    <a:blip r:embed="rId16"/>
                    <a:stretch>
                      <a:fillRect/>
                    </a:stretch>
                  </pic:blipFill>
                  <pic:spPr>
                    <a:xfrm>
                      <a:off x="0" y="0"/>
                      <a:ext cx="5731510" cy="911225"/>
                    </a:xfrm>
                    <a:prstGeom prst="rect">
                      <a:avLst/>
                    </a:prstGeom>
                  </pic:spPr>
                </pic:pic>
              </a:graphicData>
            </a:graphic>
          </wp:inline>
        </w:drawing>
      </w:r>
    </w:p>
    <w:p w14:paraId="4FA0C164" w14:textId="2F882E2B" w:rsidR="00D97DD5" w:rsidRDefault="00D97DD5">
      <w:r w:rsidRPr="00D97DD5">
        <w:rPr>
          <w:noProof/>
        </w:rPr>
        <w:drawing>
          <wp:inline distT="0" distB="0" distL="0" distR="0" wp14:anchorId="165FFACB" wp14:editId="5DF6B492">
            <wp:extent cx="5731510" cy="1360805"/>
            <wp:effectExtent l="0" t="0" r="2540" b="0"/>
            <wp:docPr id="128173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33742" name=""/>
                    <pic:cNvPicPr/>
                  </pic:nvPicPr>
                  <pic:blipFill>
                    <a:blip r:embed="rId17"/>
                    <a:stretch>
                      <a:fillRect/>
                    </a:stretch>
                  </pic:blipFill>
                  <pic:spPr>
                    <a:xfrm>
                      <a:off x="0" y="0"/>
                      <a:ext cx="5731510" cy="1360805"/>
                    </a:xfrm>
                    <a:prstGeom prst="rect">
                      <a:avLst/>
                    </a:prstGeom>
                  </pic:spPr>
                </pic:pic>
              </a:graphicData>
            </a:graphic>
          </wp:inline>
        </w:drawing>
      </w:r>
    </w:p>
    <w:p w14:paraId="58D097EE" w14:textId="13ADAFD6" w:rsidR="00D97DD5" w:rsidRDefault="00D97DD5">
      <w:r w:rsidRPr="00D97DD5">
        <w:rPr>
          <w:noProof/>
        </w:rPr>
        <w:drawing>
          <wp:inline distT="0" distB="0" distL="0" distR="0" wp14:anchorId="093F51DA" wp14:editId="15E589CE">
            <wp:extent cx="5731510" cy="995680"/>
            <wp:effectExtent l="0" t="0" r="2540" b="0"/>
            <wp:docPr id="212500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06465" name=""/>
                    <pic:cNvPicPr/>
                  </pic:nvPicPr>
                  <pic:blipFill>
                    <a:blip r:embed="rId18"/>
                    <a:stretch>
                      <a:fillRect/>
                    </a:stretch>
                  </pic:blipFill>
                  <pic:spPr>
                    <a:xfrm>
                      <a:off x="0" y="0"/>
                      <a:ext cx="5731510" cy="995680"/>
                    </a:xfrm>
                    <a:prstGeom prst="rect">
                      <a:avLst/>
                    </a:prstGeom>
                  </pic:spPr>
                </pic:pic>
              </a:graphicData>
            </a:graphic>
          </wp:inline>
        </w:drawing>
      </w:r>
    </w:p>
    <w:p w14:paraId="0D78E507" w14:textId="6692CD31" w:rsidR="00C21C04" w:rsidRDefault="00C21C04">
      <w:r w:rsidRPr="00C21C04">
        <w:rPr>
          <w:noProof/>
        </w:rPr>
        <w:drawing>
          <wp:inline distT="0" distB="0" distL="0" distR="0" wp14:anchorId="28D6BDAC" wp14:editId="4656C125">
            <wp:extent cx="5731510" cy="1007745"/>
            <wp:effectExtent l="0" t="0" r="2540" b="1905"/>
            <wp:docPr id="7356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10168" name=""/>
                    <pic:cNvPicPr/>
                  </pic:nvPicPr>
                  <pic:blipFill>
                    <a:blip r:embed="rId19"/>
                    <a:stretch>
                      <a:fillRect/>
                    </a:stretch>
                  </pic:blipFill>
                  <pic:spPr>
                    <a:xfrm>
                      <a:off x="0" y="0"/>
                      <a:ext cx="5731510" cy="1007745"/>
                    </a:xfrm>
                    <a:prstGeom prst="rect">
                      <a:avLst/>
                    </a:prstGeom>
                  </pic:spPr>
                </pic:pic>
              </a:graphicData>
            </a:graphic>
          </wp:inline>
        </w:drawing>
      </w:r>
    </w:p>
    <w:p w14:paraId="79CDD525" w14:textId="77777777" w:rsidR="00166BF0" w:rsidRDefault="00166BF0"/>
    <w:p w14:paraId="3322618E" w14:textId="487A5029" w:rsidR="00166BF0" w:rsidRDefault="00166BF0">
      <w:r w:rsidRPr="00166BF0">
        <w:rPr>
          <w:noProof/>
        </w:rPr>
        <w:lastRenderedPageBreak/>
        <w:drawing>
          <wp:inline distT="0" distB="0" distL="0" distR="0" wp14:anchorId="17621422" wp14:editId="22807A51">
            <wp:extent cx="5731510" cy="1196340"/>
            <wp:effectExtent l="0" t="0" r="2540" b="3810"/>
            <wp:docPr id="95995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52654" name=""/>
                    <pic:cNvPicPr/>
                  </pic:nvPicPr>
                  <pic:blipFill>
                    <a:blip r:embed="rId20"/>
                    <a:stretch>
                      <a:fillRect/>
                    </a:stretch>
                  </pic:blipFill>
                  <pic:spPr>
                    <a:xfrm>
                      <a:off x="0" y="0"/>
                      <a:ext cx="5731510" cy="1196340"/>
                    </a:xfrm>
                    <a:prstGeom prst="rect">
                      <a:avLst/>
                    </a:prstGeom>
                  </pic:spPr>
                </pic:pic>
              </a:graphicData>
            </a:graphic>
          </wp:inline>
        </w:drawing>
      </w:r>
    </w:p>
    <w:p w14:paraId="1DF0094B" w14:textId="342D11B0" w:rsidR="00166BF0" w:rsidRDefault="00166BF0">
      <w:r w:rsidRPr="00166BF0">
        <w:rPr>
          <w:noProof/>
        </w:rPr>
        <w:drawing>
          <wp:inline distT="0" distB="0" distL="0" distR="0" wp14:anchorId="400C6979" wp14:editId="54F4A7DE">
            <wp:extent cx="5731510" cy="1031875"/>
            <wp:effectExtent l="0" t="0" r="2540" b="0"/>
            <wp:docPr id="83565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51844" name=""/>
                    <pic:cNvPicPr/>
                  </pic:nvPicPr>
                  <pic:blipFill>
                    <a:blip r:embed="rId21"/>
                    <a:stretch>
                      <a:fillRect/>
                    </a:stretch>
                  </pic:blipFill>
                  <pic:spPr>
                    <a:xfrm>
                      <a:off x="0" y="0"/>
                      <a:ext cx="5731510" cy="1031875"/>
                    </a:xfrm>
                    <a:prstGeom prst="rect">
                      <a:avLst/>
                    </a:prstGeom>
                  </pic:spPr>
                </pic:pic>
              </a:graphicData>
            </a:graphic>
          </wp:inline>
        </w:drawing>
      </w:r>
    </w:p>
    <w:p w14:paraId="4C63956A" w14:textId="452D9F0E" w:rsidR="006928C4" w:rsidRDefault="00B72070">
      <w:r w:rsidRPr="00B72070">
        <w:rPr>
          <w:noProof/>
        </w:rPr>
        <w:drawing>
          <wp:inline distT="0" distB="0" distL="0" distR="0" wp14:anchorId="023BA392" wp14:editId="10EC2197">
            <wp:extent cx="5731510" cy="1180465"/>
            <wp:effectExtent l="0" t="0" r="2540" b="635"/>
            <wp:docPr id="101209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2821" name=""/>
                    <pic:cNvPicPr/>
                  </pic:nvPicPr>
                  <pic:blipFill>
                    <a:blip r:embed="rId22"/>
                    <a:stretch>
                      <a:fillRect/>
                    </a:stretch>
                  </pic:blipFill>
                  <pic:spPr>
                    <a:xfrm>
                      <a:off x="0" y="0"/>
                      <a:ext cx="5731510" cy="1180465"/>
                    </a:xfrm>
                    <a:prstGeom prst="rect">
                      <a:avLst/>
                    </a:prstGeom>
                  </pic:spPr>
                </pic:pic>
              </a:graphicData>
            </a:graphic>
          </wp:inline>
        </w:drawing>
      </w:r>
    </w:p>
    <w:p w14:paraId="733B0F43" w14:textId="12F2095F" w:rsidR="00B72070" w:rsidRDefault="00B72070">
      <w:r w:rsidRPr="00B72070">
        <w:rPr>
          <w:noProof/>
        </w:rPr>
        <w:drawing>
          <wp:inline distT="0" distB="0" distL="0" distR="0" wp14:anchorId="6A5E33F0" wp14:editId="50DB2689">
            <wp:extent cx="5731510" cy="1028065"/>
            <wp:effectExtent l="0" t="0" r="2540" b="635"/>
            <wp:docPr id="144028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88840" name=""/>
                    <pic:cNvPicPr/>
                  </pic:nvPicPr>
                  <pic:blipFill>
                    <a:blip r:embed="rId23"/>
                    <a:stretch>
                      <a:fillRect/>
                    </a:stretch>
                  </pic:blipFill>
                  <pic:spPr>
                    <a:xfrm>
                      <a:off x="0" y="0"/>
                      <a:ext cx="5731510" cy="1028065"/>
                    </a:xfrm>
                    <a:prstGeom prst="rect">
                      <a:avLst/>
                    </a:prstGeom>
                  </pic:spPr>
                </pic:pic>
              </a:graphicData>
            </a:graphic>
          </wp:inline>
        </w:drawing>
      </w:r>
    </w:p>
    <w:p w14:paraId="7EE2F9A0" w14:textId="77777777" w:rsidR="006928C4" w:rsidRPr="006928C4" w:rsidRDefault="006928C4" w:rsidP="006928C4">
      <w:pPr>
        <w:rPr>
          <w:b/>
          <w:bCs/>
        </w:rPr>
      </w:pPr>
      <w:r w:rsidRPr="006928C4">
        <w:rPr>
          <w:b/>
          <w:bCs/>
        </w:rPr>
        <w:t>Here are the most impactful changes, ranked by potential effect on long-term performance:</w:t>
      </w:r>
    </w:p>
    <w:p w14:paraId="648F7672" w14:textId="77777777" w:rsidR="006928C4" w:rsidRPr="006928C4" w:rsidRDefault="00000000" w:rsidP="006928C4">
      <w:pPr>
        <w:rPr>
          <w:b/>
          <w:bCs/>
        </w:rPr>
      </w:pPr>
      <w:r>
        <w:rPr>
          <w:b/>
          <w:bCs/>
        </w:rPr>
        <w:pict w14:anchorId="7AF57C9E">
          <v:rect id="_x0000_i1025" style="width:0;height:1.5pt" o:hralign="center" o:hrstd="t" o:hr="t" fillcolor="#a0a0a0" stroked="f"/>
        </w:pict>
      </w:r>
    </w:p>
    <w:p w14:paraId="6EBFCF0D" w14:textId="77777777" w:rsidR="006928C4" w:rsidRPr="006928C4" w:rsidRDefault="006928C4" w:rsidP="006928C4">
      <w:pPr>
        <w:rPr>
          <w:b/>
          <w:bCs/>
        </w:rPr>
      </w:pPr>
      <w:r w:rsidRPr="006928C4">
        <w:rPr>
          <w:b/>
          <w:bCs/>
        </w:rPr>
        <w:t>1. Compounding — the biggest dial of all</w:t>
      </w:r>
    </w:p>
    <w:p w14:paraId="4F77052E" w14:textId="77777777" w:rsidR="006928C4" w:rsidRPr="006928C4" w:rsidRDefault="006928C4" w:rsidP="006928C4">
      <w:pPr>
        <w:rPr>
          <w:b/>
          <w:bCs/>
        </w:rPr>
      </w:pPr>
      <w:r w:rsidRPr="006928C4">
        <w:rPr>
          <w:b/>
          <w:bCs/>
        </w:rPr>
        <w:t>Currently LotSize = 0.01 forever, regardless of whether the account is $10,000 or $15,000. Compounding fixes this.</w:t>
      </w:r>
    </w:p>
    <w:p w14:paraId="240E9F70" w14:textId="77777777" w:rsidR="006928C4" w:rsidRPr="006928C4" w:rsidRDefault="006928C4" w:rsidP="006928C4">
      <w:pPr>
        <w:rPr>
          <w:b/>
          <w:bCs/>
        </w:rPr>
      </w:pPr>
      <w:r w:rsidRPr="006928C4">
        <w:rPr>
          <w:b/>
          <w:bCs/>
        </w:rPr>
        <w:t>Fixed fractional sizing:</w:t>
      </w:r>
    </w:p>
    <w:p w14:paraId="60074A7A" w14:textId="77777777" w:rsidR="006928C4" w:rsidRPr="006928C4" w:rsidRDefault="006928C4" w:rsidP="006928C4">
      <w:pPr>
        <w:rPr>
          <w:b/>
          <w:bCs/>
        </w:rPr>
      </w:pPr>
      <w:r w:rsidRPr="006928C4">
        <w:rPr>
          <w:b/>
          <w:bCs/>
        </w:rPr>
        <w:t>LotSize = (AccountBalance / 10,000) × 0.01</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758"/>
        <w:gridCol w:w="951"/>
        <w:gridCol w:w="1869"/>
        <w:gridCol w:w="2192"/>
      </w:tblGrid>
      <w:tr w:rsidR="006928C4" w:rsidRPr="006928C4" w14:paraId="6351BDC2"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2C10C68" w14:textId="77777777" w:rsidR="006928C4" w:rsidRPr="006928C4" w:rsidRDefault="006928C4" w:rsidP="006928C4">
            <w:pPr>
              <w:rPr>
                <w:b/>
                <w:bCs/>
              </w:rPr>
            </w:pPr>
            <w:r w:rsidRPr="006928C4">
              <w:rPr>
                <w:b/>
                <w:bCs/>
              </w:rPr>
              <w:t>Month</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3059C58" w14:textId="77777777" w:rsidR="006928C4" w:rsidRPr="006928C4" w:rsidRDefault="006928C4" w:rsidP="006928C4">
            <w:pPr>
              <w:rPr>
                <w:b/>
                <w:bCs/>
              </w:rPr>
            </w:pPr>
            <w:r w:rsidRPr="006928C4">
              <w:rPr>
                <w:b/>
                <w:bCs/>
              </w:rPr>
              <w:t>Balance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94B9609" w14:textId="77777777" w:rsidR="006928C4" w:rsidRPr="006928C4" w:rsidRDefault="006928C4" w:rsidP="006928C4">
            <w:pPr>
              <w:rPr>
                <w:b/>
                <w:bCs/>
              </w:rPr>
            </w:pPr>
            <w:r w:rsidRPr="006928C4">
              <w:rPr>
                <w:b/>
                <w:bCs/>
              </w:rPr>
              <w:t>Effective LotSize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3C7CEB5" w14:textId="77777777" w:rsidR="006928C4" w:rsidRPr="006928C4" w:rsidRDefault="006928C4" w:rsidP="006928C4">
            <w:pPr>
              <w:rPr>
                <w:b/>
                <w:bCs/>
              </w:rPr>
            </w:pPr>
            <w:r w:rsidRPr="006928C4">
              <w:rPr>
                <w:b/>
                <w:bCs/>
              </w:rPr>
              <w:t>Monthly profit (est.)</w:t>
            </w:r>
          </w:p>
        </w:tc>
      </w:tr>
      <w:tr w:rsidR="006928C4" w:rsidRPr="006928C4" w14:paraId="46CA90FE"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1E9AAAB" w14:textId="77777777" w:rsidR="006928C4" w:rsidRPr="006928C4" w:rsidRDefault="006928C4" w:rsidP="006928C4">
            <w:pPr>
              <w:rPr>
                <w:b/>
                <w:bCs/>
              </w:rPr>
            </w:pPr>
            <w:r w:rsidRPr="006928C4">
              <w:rPr>
                <w:b/>
                <w:bCs/>
              </w:rPr>
              <w:t>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C45513E" w14:textId="77777777" w:rsidR="006928C4" w:rsidRPr="006928C4" w:rsidRDefault="006928C4" w:rsidP="006928C4">
            <w:pPr>
              <w:rPr>
                <w:b/>
                <w:bCs/>
              </w:rPr>
            </w:pPr>
            <w:r w:rsidRPr="006928C4">
              <w:rPr>
                <w:b/>
                <w:bCs/>
              </w:rPr>
              <w:t>$10,000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A4A794F" w14:textId="77777777" w:rsidR="006928C4" w:rsidRPr="006928C4" w:rsidRDefault="006928C4" w:rsidP="006928C4">
            <w:pPr>
              <w:rPr>
                <w:b/>
                <w:bCs/>
              </w:rPr>
            </w:pPr>
            <w:r w:rsidRPr="006928C4">
              <w:rPr>
                <w:b/>
                <w:bCs/>
              </w:rPr>
              <w:t>0.01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61CB7F8" w14:textId="77777777" w:rsidR="006928C4" w:rsidRPr="006928C4" w:rsidRDefault="006928C4" w:rsidP="006928C4">
            <w:pPr>
              <w:rPr>
                <w:b/>
                <w:bCs/>
              </w:rPr>
            </w:pPr>
            <w:r w:rsidRPr="006928C4">
              <w:rPr>
                <w:b/>
                <w:bCs/>
              </w:rPr>
              <w:t>$547</w:t>
            </w:r>
          </w:p>
        </w:tc>
      </w:tr>
      <w:tr w:rsidR="006928C4" w:rsidRPr="006928C4" w14:paraId="39C1F8B8"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4292954" w14:textId="77777777" w:rsidR="006928C4" w:rsidRPr="006928C4" w:rsidRDefault="006928C4" w:rsidP="006928C4">
            <w:pPr>
              <w:rPr>
                <w:b/>
                <w:bCs/>
              </w:rPr>
            </w:pPr>
            <w:r w:rsidRPr="006928C4">
              <w:rPr>
                <w:b/>
                <w:bCs/>
              </w:rPr>
              <w:t>3</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A23592E" w14:textId="77777777" w:rsidR="006928C4" w:rsidRPr="006928C4" w:rsidRDefault="006928C4" w:rsidP="006928C4">
            <w:pPr>
              <w:rPr>
                <w:b/>
                <w:bCs/>
              </w:rPr>
            </w:pPr>
            <w:r w:rsidRPr="006928C4">
              <w:rPr>
                <w:b/>
                <w:bCs/>
              </w:rPr>
              <w:t>$11,094</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920EF22" w14:textId="77777777" w:rsidR="006928C4" w:rsidRPr="006928C4" w:rsidRDefault="006928C4" w:rsidP="006928C4">
            <w:pPr>
              <w:rPr>
                <w:b/>
                <w:bCs/>
              </w:rPr>
            </w:pPr>
            <w:r w:rsidRPr="006928C4">
              <w:rPr>
                <w:b/>
                <w:bCs/>
              </w:rPr>
              <w:t>0.011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F82D8BF" w14:textId="77777777" w:rsidR="006928C4" w:rsidRPr="006928C4" w:rsidRDefault="006928C4" w:rsidP="006928C4">
            <w:pPr>
              <w:rPr>
                <w:b/>
                <w:bCs/>
              </w:rPr>
            </w:pPr>
            <w:r w:rsidRPr="006928C4">
              <w:rPr>
                <w:b/>
                <w:bCs/>
              </w:rPr>
              <w:t>$607</w:t>
            </w:r>
          </w:p>
        </w:tc>
      </w:tr>
      <w:tr w:rsidR="006928C4" w:rsidRPr="006928C4" w14:paraId="3A6D0258"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16F82CF" w14:textId="77777777" w:rsidR="006928C4" w:rsidRPr="006928C4" w:rsidRDefault="006928C4" w:rsidP="006928C4">
            <w:pPr>
              <w:rPr>
                <w:b/>
                <w:bCs/>
              </w:rPr>
            </w:pPr>
            <w:r w:rsidRPr="006928C4">
              <w:rPr>
                <w:b/>
                <w:bCs/>
              </w:rPr>
              <w:t>6</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DFA227C" w14:textId="77777777" w:rsidR="006928C4" w:rsidRPr="006928C4" w:rsidRDefault="006928C4" w:rsidP="006928C4">
            <w:pPr>
              <w:rPr>
                <w:b/>
                <w:bCs/>
              </w:rPr>
            </w:pPr>
            <w:r w:rsidRPr="006928C4">
              <w:rPr>
                <w:b/>
                <w:bCs/>
              </w:rPr>
              <w:t>$12,940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0099602" w14:textId="77777777" w:rsidR="006928C4" w:rsidRPr="006928C4" w:rsidRDefault="006928C4" w:rsidP="006928C4">
            <w:pPr>
              <w:rPr>
                <w:b/>
                <w:bCs/>
              </w:rPr>
            </w:pPr>
            <w:r w:rsidRPr="006928C4">
              <w:rPr>
                <w:b/>
                <w:bCs/>
              </w:rPr>
              <w:t>0.013</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ACCB5F4" w14:textId="77777777" w:rsidR="006928C4" w:rsidRPr="006928C4" w:rsidRDefault="006928C4" w:rsidP="006928C4">
            <w:pPr>
              <w:rPr>
                <w:b/>
                <w:bCs/>
              </w:rPr>
            </w:pPr>
            <w:r w:rsidRPr="006928C4">
              <w:rPr>
                <w:b/>
                <w:bCs/>
              </w:rPr>
              <w:t>$708</w:t>
            </w:r>
          </w:p>
        </w:tc>
      </w:tr>
      <w:tr w:rsidR="006928C4" w:rsidRPr="006928C4" w14:paraId="291A868A"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2FFC65C" w14:textId="77777777" w:rsidR="006928C4" w:rsidRPr="006928C4" w:rsidRDefault="006928C4" w:rsidP="006928C4">
            <w:pPr>
              <w:rPr>
                <w:b/>
                <w:bCs/>
              </w:rPr>
            </w:pPr>
            <w:r w:rsidRPr="006928C4">
              <w:rPr>
                <w:b/>
                <w:bCs/>
              </w:rPr>
              <w:lastRenderedPageBreak/>
              <w:t>12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969697A" w14:textId="77777777" w:rsidR="006928C4" w:rsidRPr="006928C4" w:rsidRDefault="006928C4" w:rsidP="006928C4">
            <w:pPr>
              <w:rPr>
                <w:b/>
                <w:bCs/>
              </w:rPr>
            </w:pPr>
            <w:r w:rsidRPr="006928C4">
              <w:rPr>
                <w:b/>
                <w:bCs/>
              </w:rPr>
              <w:t>$16,733</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C002DB0" w14:textId="77777777" w:rsidR="006928C4" w:rsidRPr="006928C4" w:rsidRDefault="006928C4" w:rsidP="006928C4">
            <w:pPr>
              <w:rPr>
                <w:b/>
                <w:bCs/>
              </w:rPr>
            </w:pPr>
            <w:r w:rsidRPr="006928C4">
              <w:rPr>
                <w:b/>
                <w:bCs/>
              </w:rPr>
              <w:t>0.017</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DE5848A" w14:textId="77777777" w:rsidR="006928C4" w:rsidRPr="006928C4" w:rsidRDefault="006928C4" w:rsidP="006928C4">
            <w:pPr>
              <w:rPr>
                <w:b/>
                <w:bCs/>
              </w:rPr>
            </w:pPr>
            <w:r w:rsidRPr="006928C4">
              <w:rPr>
                <w:b/>
                <w:bCs/>
              </w:rPr>
              <w:t>$915</w:t>
            </w:r>
          </w:p>
        </w:tc>
      </w:tr>
    </w:tbl>
    <w:p w14:paraId="79A81EE4" w14:textId="77777777" w:rsidR="006928C4" w:rsidRPr="006928C4" w:rsidRDefault="006928C4" w:rsidP="006928C4">
      <w:pPr>
        <w:rPr>
          <w:b/>
          <w:bCs/>
        </w:rPr>
      </w:pPr>
      <w:r w:rsidRPr="006928C4">
        <w:rPr>
          <w:b/>
          <w:bCs/>
        </w:rPr>
        <w:t>No strategy change — just let profits fund the next trade size. This alone turns a flat return curve into an exponential one.</w:t>
      </w:r>
    </w:p>
    <w:p w14:paraId="41B60AF6" w14:textId="77777777" w:rsidR="006928C4" w:rsidRPr="006928C4" w:rsidRDefault="00000000" w:rsidP="006928C4">
      <w:pPr>
        <w:rPr>
          <w:b/>
          <w:bCs/>
        </w:rPr>
      </w:pPr>
      <w:r>
        <w:rPr>
          <w:b/>
          <w:bCs/>
        </w:rPr>
        <w:pict w14:anchorId="36BAAFA3">
          <v:rect id="_x0000_i1026" style="width:0;height:1.5pt" o:hralign="center" o:hrstd="t" o:hr="t" fillcolor="#a0a0a0" stroked="f"/>
        </w:pict>
      </w:r>
    </w:p>
    <w:p w14:paraId="7FCF5C33" w14:textId="77777777" w:rsidR="006928C4" w:rsidRPr="006928C4" w:rsidRDefault="006928C4" w:rsidP="006928C4">
      <w:pPr>
        <w:rPr>
          <w:b/>
          <w:bCs/>
        </w:rPr>
      </w:pPr>
      <w:r w:rsidRPr="006928C4">
        <w:rPr>
          <w:b/>
          <w:bCs/>
        </w:rPr>
        <w:t>2. Session filter — cut bad trades, not good ones</w:t>
      </w:r>
    </w:p>
    <w:p w14:paraId="511112C1" w14:textId="77777777" w:rsidR="006928C4" w:rsidRPr="006928C4" w:rsidRDefault="006928C4" w:rsidP="006928C4">
      <w:pPr>
        <w:rPr>
          <w:b/>
          <w:bCs/>
        </w:rPr>
      </w:pPr>
      <w:r w:rsidRPr="006928C4">
        <w:rPr>
          <w:b/>
          <w:bCs/>
        </w:rPr>
        <w:t>GOLD M5 behaves very differently by session:</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155"/>
        <w:gridCol w:w="1340"/>
        <w:gridCol w:w="4181"/>
      </w:tblGrid>
      <w:tr w:rsidR="006928C4" w:rsidRPr="006928C4" w14:paraId="636D8BBB"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7094444" w14:textId="77777777" w:rsidR="006928C4" w:rsidRPr="006928C4" w:rsidRDefault="006928C4" w:rsidP="006928C4">
            <w:pPr>
              <w:rPr>
                <w:b/>
                <w:bCs/>
              </w:rPr>
            </w:pPr>
            <w:r w:rsidRPr="006928C4">
              <w:rPr>
                <w:b/>
                <w:bCs/>
              </w:rPr>
              <w:t>Session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98CA97C" w14:textId="77777777" w:rsidR="006928C4" w:rsidRPr="006928C4" w:rsidRDefault="006928C4" w:rsidP="006928C4">
            <w:pPr>
              <w:rPr>
                <w:b/>
                <w:bCs/>
              </w:rPr>
            </w:pPr>
            <w:r w:rsidRPr="006928C4">
              <w:rPr>
                <w:b/>
                <w:bCs/>
              </w:rPr>
              <w:t>GMT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44EF083" w14:textId="77777777" w:rsidR="006928C4" w:rsidRPr="006928C4" w:rsidRDefault="006928C4" w:rsidP="006928C4">
            <w:pPr>
              <w:rPr>
                <w:b/>
                <w:bCs/>
              </w:rPr>
            </w:pPr>
            <w:r w:rsidRPr="006928C4">
              <w:rPr>
                <w:b/>
                <w:bCs/>
              </w:rPr>
              <w:t>GOLD behaviour</w:t>
            </w:r>
          </w:p>
        </w:tc>
      </w:tr>
      <w:tr w:rsidR="006928C4" w:rsidRPr="006928C4" w14:paraId="6DD86828"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C968356" w14:textId="77777777" w:rsidR="006928C4" w:rsidRPr="006928C4" w:rsidRDefault="006928C4" w:rsidP="006928C4">
            <w:pPr>
              <w:rPr>
                <w:b/>
                <w:bCs/>
              </w:rPr>
            </w:pPr>
            <w:r w:rsidRPr="006928C4">
              <w:rPr>
                <w:b/>
                <w:bCs/>
              </w:rPr>
              <w:t>Asian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539647E" w14:textId="77777777" w:rsidR="006928C4" w:rsidRPr="006928C4" w:rsidRDefault="006928C4" w:rsidP="006928C4">
            <w:pPr>
              <w:rPr>
                <w:b/>
                <w:bCs/>
              </w:rPr>
            </w:pPr>
            <w:r w:rsidRPr="006928C4">
              <w:rPr>
                <w:b/>
                <w:bCs/>
              </w:rPr>
              <w:t>00:00–07:00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5D0FF20" w14:textId="77777777" w:rsidR="006928C4" w:rsidRPr="006928C4" w:rsidRDefault="006928C4" w:rsidP="006928C4">
            <w:pPr>
              <w:rPr>
                <w:b/>
                <w:bCs/>
              </w:rPr>
            </w:pPr>
            <w:r w:rsidRPr="006928C4">
              <w:rPr>
                <w:b/>
                <w:bCs/>
              </w:rPr>
              <w:t>Choppy, low ATR — most losing trades</w:t>
            </w:r>
          </w:p>
        </w:tc>
      </w:tr>
      <w:tr w:rsidR="006928C4" w:rsidRPr="006928C4" w14:paraId="2E12403C"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220B859" w14:textId="77777777" w:rsidR="006928C4" w:rsidRPr="006928C4" w:rsidRDefault="006928C4" w:rsidP="006928C4">
            <w:pPr>
              <w:rPr>
                <w:b/>
                <w:bCs/>
              </w:rPr>
            </w:pPr>
            <w:r w:rsidRPr="006928C4">
              <w:rPr>
                <w:b/>
                <w:bCs/>
              </w:rPr>
              <w:t>London open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C4D04DF" w14:textId="77777777" w:rsidR="006928C4" w:rsidRPr="006928C4" w:rsidRDefault="006928C4" w:rsidP="006928C4">
            <w:pPr>
              <w:rPr>
                <w:b/>
                <w:bCs/>
              </w:rPr>
            </w:pPr>
            <w:r w:rsidRPr="006928C4">
              <w:rPr>
                <w:b/>
                <w:bCs/>
              </w:rPr>
              <w:t>07:00–09:00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1C0D75A" w14:textId="77777777" w:rsidR="006928C4" w:rsidRPr="006928C4" w:rsidRDefault="006928C4" w:rsidP="006928C4">
            <w:pPr>
              <w:rPr>
                <w:b/>
                <w:bCs/>
              </w:rPr>
            </w:pPr>
            <w:r w:rsidRPr="006928C4">
              <w:rPr>
                <w:b/>
                <w:bCs/>
              </w:rPr>
              <w:t>Strong directional moves</w:t>
            </w:r>
          </w:p>
        </w:tc>
      </w:tr>
      <w:tr w:rsidR="006928C4" w:rsidRPr="006928C4" w14:paraId="6D478DBE"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D36FB8B" w14:textId="77777777" w:rsidR="006928C4" w:rsidRPr="006928C4" w:rsidRDefault="006928C4" w:rsidP="006928C4">
            <w:pPr>
              <w:rPr>
                <w:b/>
                <w:bCs/>
              </w:rPr>
            </w:pPr>
            <w:r w:rsidRPr="006928C4">
              <w:rPr>
                <w:b/>
                <w:bCs/>
              </w:rPr>
              <w:t>London/NY overlap</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15CAA63" w14:textId="77777777" w:rsidR="006928C4" w:rsidRPr="006928C4" w:rsidRDefault="006928C4" w:rsidP="006928C4">
            <w:pPr>
              <w:rPr>
                <w:b/>
                <w:bCs/>
              </w:rPr>
            </w:pPr>
            <w:r w:rsidRPr="006928C4">
              <w:rPr>
                <w:b/>
                <w:bCs/>
              </w:rPr>
              <w:t>13:00–17:00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B0155DB" w14:textId="77777777" w:rsidR="006928C4" w:rsidRPr="006928C4" w:rsidRDefault="006928C4" w:rsidP="006928C4">
            <w:pPr>
              <w:rPr>
                <w:b/>
                <w:bCs/>
              </w:rPr>
            </w:pPr>
            <w:r w:rsidRPr="006928C4">
              <w:rPr>
                <w:b/>
                <w:bCs/>
              </w:rPr>
              <w:t>Best momentum</w:t>
            </w:r>
          </w:p>
        </w:tc>
      </w:tr>
      <w:tr w:rsidR="006928C4" w:rsidRPr="006928C4" w14:paraId="684CFC8F"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D15B465" w14:textId="77777777" w:rsidR="006928C4" w:rsidRPr="006928C4" w:rsidRDefault="006928C4" w:rsidP="006928C4">
            <w:pPr>
              <w:rPr>
                <w:b/>
                <w:bCs/>
              </w:rPr>
            </w:pPr>
            <w:r w:rsidRPr="006928C4">
              <w:rPr>
                <w:b/>
                <w:bCs/>
              </w:rPr>
              <w:t>Late NY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4B688FD" w14:textId="77777777" w:rsidR="006928C4" w:rsidRPr="006928C4" w:rsidRDefault="006928C4" w:rsidP="006928C4">
            <w:pPr>
              <w:rPr>
                <w:b/>
                <w:bCs/>
              </w:rPr>
            </w:pPr>
            <w:r w:rsidRPr="006928C4">
              <w:rPr>
                <w:b/>
                <w:bCs/>
              </w:rPr>
              <w:t>17:00–21:00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9B24D52" w14:textId="77777777" w:rsidR="006928C4" w:rsidRPr="006928C4" w:rsidRDefault="006928C4" w:rsidP="006928C4">
            <w:pPr>
              <w:rPr>
                <w:b/>
                <w:bCs/>
              </w:rPr>
            </w:pPr>
            <w:r w:rsidRPr="006928C4">
              <w:rPr>
                <w:b/>
                <w:bCs/>
              </w:rPr>
              <w:t>Fading, still tradeable</w:t>
            </w:r>
          </w:p>
        </w:tc>
      </w:tr>
    </w:tbl>
    <w:p w14:paraId="6C81D582" w14:textId="77777777" w:rsidR="006928C4" w:rsidRPr="006928C4" w:rsidRDefault="006928C4" w:rsidP="006928C4">
      <w:pPr>
        <w:rPr>
          <w:b/>
          <w:bCs/>
        </w:rPr>
      </w:pPr>
      <w:r w:rsidRPr="006928C4">
        <w:rPr>
          <w:b/>
          <w:bCs/>
        </w:rPr>
        <w:t>Adding a simple time filter (TradeStartHour=7, TradeEndHour=21) would block entries during the choppy Asian session. Same strategy, fewer bad entries, better win rate — no lot sizing risk at all.</w:t>
      </w:r>
    </w:p>
    <w:p w14:paraId="4BE8DB14" w14:textId="77777777" w:rsidR="006928C4" w:rsidRPr="006928C4" w:rsidRDefault="00000000" w:rsidP="006928C4">
      <w:pPr>
        <w:rPr>
          <w:b/>
          <w:bCs/>
        </w:rPr>
      </w:pPr>
      <w:r>
        <w:rPr>
          <w:b/>
          <w:bCs/>
        </w:rPr>
        <w:pict w14:anchorId="32F0CBF8">
          <v:rect id="_x0000_i1027" style="width:0;height:1.5pt" o:hralign="center" o:hrstd="t" o:hr="t" fillcolor="#a0a0a0" stroked="f"/>
        </w:pict>
      </w:r>
    </w:p>
    <w:p w14:paraId="3F297C09" w14:textId="77777777" w:rsidR="006928C4" w:rsidRPr="006928C4" w:rsidRDefault="006928C4" w:rsidP="006928C4">
      <w:pPr>
        <w:rPr>
          <w:b/>
          <w:bCs/>
        </w:rPr>
      </w:pPr>
      <w:r w:rsidRPr="006928C4">
        <w:rPr>
          <w:b/>
          <w:bCs/>
        </w:rPr>
        <w:t>3. Tiered trailing stop — capture big moves better</w:t>
      </w:r>
    </w:p>
    <w:p w14:paraId="35884315" w14:textId="77777777" w:rsidR="006928C4" w:rsidRPr="006928C4" w:rsidRDefault="006928C4" w:rsidP="006928C4">
      <w:pPr>
        <w:rPr>
          <w:b/>
          <w:bCs/>
        </w:rPr>
      </w:pPr>
      <w:r w:rsidRPr="006928C4">
        <w:rPr>
          <w:b/>
          <w:bCs/>
        </w:rPr>
        <w:t>Currently the trail is flat: $15 gap regardless of how far the basket runs. Tighten it progressively as profit grows:</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359"/>
        <w:gridCol w:w="962"/>
        <w:gridCol w:w="2308"/>
      </w:tblGrid>
      <w:tr w:rsidR="006928C4" w:rsidRPr="006928C4" w14:paraId="16C0AF31"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7823FFD" w14:textId="77777777" w:rsidR="006928C4" w:rsidRPr="006928C4" w:rsidRDefault="006928C4" w:rsidP="006928C4">
            <w:pPr>
              <w:rPr>
                <w:b/>
                <w:bCs/>
              </w:rPr>
            </w:pPr>
            <w:r w:rsidRPr="006928C4">
              <w:rPr>
                <w:b/>
                <w:bCs/>
              </w:rPr>
              <w:t>Basket float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ADDB210" w14:textId="77777777" w:rsidR="006928C4" w:rsidRPr="006928C4" w:rsidRDefault="006928C4" w:rsidP="006928C4">
            <w:pPr>
              <w:rPr>
                <w:b/>
                <w:bCs/>
              </w:rPr>
            </w:pPr>
            <w:r w:rsidRPr="006928C4">
              <w:rPr>
                <w:b/>
                <w:bCs/>
              </w:rPr>
              <w:t>Trail gap</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604F1E5" w14:textId="77777777" w:rsidR="006928C4" w:rsidRPr="006928C4" w:rsidRDefault="006928C4" w:rsidP="006928C4">
            <w:pPr>
              <w:rPr>
                <w:b/>
                <w:bCs/>
              </w:rPr>
            </w:pPr>
            <w:r w:rsidRPr="006928C4">
              <w:rPr>
                <w:b/>
                <w:bCs/>
              </w:rPr>
              <w:t>Effect</w:t>
            </w:r>
          </w:p>
        </w:tc>
      </w:tr>
      <w:tr w:rsidR="006928C4" w:rsidRPr="006928C4" w14:paraId="74955F8E"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90DABD6" w14:textId="77777777" w:rsidR="006928C4" w:rsidRPr="006928C4" w:rsidRDefault="006928C4" w:rsidP="006928C4">
            <w:pPr>
              <w:rPr>
                <w:b/>
                <w:bCs/>
              </w:rPr>
            </w:pPr>
            <w:r w:rsidRPr="006928C4">
              <w:rPr>
                <w:b/>
                <w:bCs/>
              </w:rPr>
              <w:t>$50–$100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C86240F" w14:textId="77777777" w:rsidR="006928C4" w:rsidRPr="006928C4" w:rsidRDefault="006928C4" w:rsidP="006928C4">
            <w:pPr>
              <w:rPr>
                <w:b/>
                <w:bCs/>
              </w:rPr>
            </w:pPr>
            <w:r w:rsidRPr="006928C4">
              <w:rPr>
                <w:b/>
                <w:bCs/>
              </w:rPr>
              <w:t>$15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1221BE7" w14:textId="77777777" w:rsidR="006928C4" w:rsidRPr="006928C4" w:rsidRDefault="006928C4" w:rsidP="006928C4">
            <w:pPr>
              <w:rPr>
                <w:b/>
                <w:bCs/>
              </w:rPr>
            </w:pPr>
            <w:r w:rsidRPr="006928C4">
              <w:rPr>
                <w:b/>
                <w:bCs/>
              </w:rPr>
              <w:t>Current behaviour</w:t>
            </w:r>
          </w:p>
        </w:tc>
      </w:tr>
      <w:tr w:rsidR="006928C4" w:rsidRPr="006928C4" w14:paraId="4728021C"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17FC758" w14:textId="77777777" w:rsidR="006928C4" w:rsidRPr="006928C4" w:rsidRDefault="006928C4" w:rsidP="006928C4">
            <w:pPr>
              <w:rPr>
                <w:b/>
                <w:bCs/>
              </w:rPr>
            </w:pPr>
            <w:r w:rsidRPr="006928C4">
              <w:rPr>
                <w:b/>
                <w:bCs/>
              </w:rPr>
              <w:t>$100–$200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E0F3F14" w14:textId="77777777" w:rsidR="006928C4" w:rsidRPr="006928C4" w:rsidRDefault="006928C4" w:rsidP="006928C4">
            <w:pPr>
              <w:rPr>
                <w:b/>
                <w:bCs/>
              </w:rPr>
            </w:pPr>
            <w:r w:rsidRPr="006928C4">
              <w:rPr>
                <w:b/>
                <w:bCs/>
              </w:rPr>
              <w:t>$10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9F3C060" w14:textId="77777777" w:rsidR="006928C4" w:rsidRPr="006928C4" w:rsidRDefault="006928C4" w:rsidP="006928C4">
            <w:pPr>
              <w:rPr>
                <w:b/>
                <w:bCs/>
              </w:rPr>
            </w:pPr>
            <w:r w:rsidRPr="006928C4">
              <w:rPr>
                <w:b/>
                <w:bCs/>
              </w:rPr>
              <w:t>Locks in more</w:t>
            </w:r>
          </w:p>
        </w:tc>
      </w:tr>
      <w:tr w:rsidR="006928C4" w:rsidRPr="006928C4" w14:paraId="4643D3AB"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4E5C0D7" w14:textId="77777777" w:rsidR="006928C4" w:rsidRPr="006928C4" w:rsidRDefault="006928C4" w:rsidP="006928C4">
            <w:pPr>
              <w:rPr>
                <w:b/>
                <w:bCs/>
              </w:rPr>
            </w:pPr>
            <w:r w:rsidRPr="006928C4">
              <w:rPr>
                <w:b/>
                <w:bCs/>
              </w:rPr>
              <w:t>$200+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D23DBAF" w14:textId="77777777" w:rsidR="006928C4" w:rsidRPr="006928C4" w:rsidRDefault="006928C4" w:rsidP="006928C4">
            <w:pPr>
              <w:rPr>
                <w:b/>
                <w:bCs/>
              </w:rPr>
            </w:pPr>
            <w:r w:rsidRPr="006928C4">
              <w:rPr>
                <w:b/>
                <w:bCs/>
              </w:rPr>
              <w:t>$5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3AFB1C6" w14:textId="77777777" w:rsidR="006928C4" w:rsidRPr="006928C4" w:rsidRDefault="006928C4" w:rsidP="006928C4">
            <w:pPr>
              <w:rPr>
                <w:b/>
                <w:bCs/>
              </w:rPr>
            </w:pPr>
            <w:r w:rsidRPr="006928C4">
              <w:rPr>
                <w:b/>
                <w:bCs/>
              </w:rPr>
              <w:t>Barely lets it breathe</w:t>
            </w:r>
          </w:p>
        </w:tc>
      </w:tr>
    </w:tbl>
    <w:p w14:paraId="331C1FB0" w14:textId="77777777" w:rsidR="006928C4" w:rsidRPr="006928C4" w:rsidRDefault="006928C4" w:rsidP="006928C4">
      <w:pPr>
        <w:rPr>
          <w:b/>
          <w:bCs/>
        </w:rPr>
      </w:pPr>
      <w:r w:rsidRPr="006928C4">
        <w:rPr>
          <w:b/>
          <w:bCs/>
        </w:rPr>
        <w:t>A $200 move currently exits at $185 (200−15). With tiered trail it exits at $195 (200−5). On a big GOLD move that's a meaningful difference.</w:t>
      </w:r>
    </w:p>
    <w:p w14:paraId="58F8713D" w14:textId="77777777" w:rsidR="006928C4" w:rsidRPr="006928C4" w:rsidRDefault="00000000" w:rsidP="006928C4">
      <w:pPr>
        <w:rPr>
          <w:b/>
          <w:bCs/>
        </w:rPr>
      </w:pPr>
      <w:r>
        <w:rPr>
          <w:b/>
          <w:bCs/>
        </w:rPr>
        <w:pict w14:anchorId="5ACDB512">
          <v:rect id="_x0000_i1028" style="width:0;height:1.5pt" o:hralign="center" o:hrstd="t" o:hr="t" fillcolor="#a0a0a0" stroked="f"/>
        </w:pict>
      </w:r>
    </w:p>
    <w:p w14:paraId="4E1D03E1" w14:textId="77777777" w:rsidR="006928C4" w:rsidRPr="006928C4" w:rsidRDefault="006928C4" w:rsidP="006928C4">
      <w:pPr>
        <w:rPr>
          <w:b/>
          <w:bCs/>
        </w:rPr>
      </w:pPr>
      <w:r w:rsidRPr="006928C4">
        <w:rPr>
          <w:b/>
          <w:bCs/>
        </w:rPr>
        <w:t>4. Partial close — bank half, let half run</w:t>
      </w:r>
    </w:p>
    <w:p w14:paraId="4A2ABCF5" w14:textId="77777777" w:rsidR="006928C4" w:rsidRPr="006928C4" w:rsidRDefault="006928C4" w:rsidP="006928C4">
      <w:pPr>
        <w:rPr>
          <w:b/>
          <w:bCs/>
        </w:rPr>
      </w:pPr>
      <w:r w:rsidRPr="006928C4">
        <w:rPr>
          <w:b/>
          <w:bCs/>
        </w:rPr>
        <w:lastRenderedPageBreak/>
        <w:t>When the basket trail fires, close 75% of positions and leave 25% open with a break-even stop. You bank the guaranteed profit but keep a free ride on any continuation.</w:t>
      </w:r>
    </w:p>
    <w:p w14:paraId="649FE442" w14:textId="77777777" w:rsidR="006928C4" w:rsidRPr="006928C4" w:rsidRDefault="006928C4" w:rsidP="006928C4">
      <w:pPr>
        <w:numPr>
          <w:ilvl w:val="0"/>
          <w:numId w:val="2"/>
        </w:numPr>
        <w:rPr>
          <w:b/>
          <w:bCs/>
        </w:rPr>
      </w:pPr>
      <w:r w:rsidRPr="006928C4">
        <w:rPr>
          <w:b/>
          <w:bCs/>
        </w:rPr>
        <w:t>Normal cycle: bank $50, done</w:t>
      </w:r>
    </w:p>
    <w:p w14:paraId="6504AF56" w14:textId="77777777" w:rsidR="006928C4" w:rsidRPr="006928C4" w:rsidRDefault="006928C4" w:rsidP="006928C4">
      <w:pPr>
        <w:numPr>
          <w:ilvl w:val="0"/>
          <w:numId w:val="2"/>
        </w:numPr>
        <w:rPr>
          <w:b/>
          <w:bCs/>
        </w:rPr>
      </w:pPr>
      <w:r w:rsidRPr="006928C4">
        <w:rPr>
          <w:b/>
          <w:bCs/>
        </w:rPr>
        <w:t>Big move cycle: bank $37 immediately, remaining 25% runs to $150+</w:t>
      </w:r>
    </w:p>
    <w:p w14:paraId="7FC75DA4" w14:textId="77777777" w:rsidR="006928C4" w:rsidRPr="006928C4" w:rsidRDefault="006928C4" w:rsidP="006928C4">
      <w:pPr>
        <w:rPr>
          <w:b/>
          <w:bCs/>
        </w:rPr>
      </w:pPr>
      <w:r w:rsidRPr="006928C4">
        <w:rPr>
          <w:b/>
          <w:bCs/>
        </w:rPr>
        <w:t>This directly addresses the one frustration with the current system — the trail fires and then GOLD continues another 200 points without you.</w:t>
      </w:r>
    </w:p>
    <w:p w14:paraId="1E604FE5" w14:textId="77777777" w:rsidR="006928C4" w:rsidRPr="006928C4" w:rsidRDefault="00000000" w:rsidP="006928C4">
      <w:pPr>
        <w:rPr>
          <w:b/>
          <w:bCs/>
        </w:rPr>
      </w:pPr>
      <w:r>
        <w:rPr>
          <w:b/>
          <w:bCs/>
        </w:rPr>
        <w:pict w14:anchorId="20A8546C">
          <v:rect id="_x0000_i1029" style="width:0;height:1.5pt" o:hralign="center" o:hrstd="t" o:hr="t" fillcolor="#a0a0a0" stroked="f"/>
        </w:pict>
      </w:r>
    </w:p>
    <w:p w14:paraId="6FE5CCA5" w14:textId="77777777" w:rsidR="006928C4" w:rsidRPr="006928C4" w:rsidRDefault="006928C4" w:rsidP="006928C4">
      <w:pPr>
        <w:rPr>
          <w:b/>
          <w:bCs/>
        </w:rPr>
      </w:pPr>
      <w:r w:rsidRPr="006928C4">
        <w:rPr>
          <w:b/>
          <w:bCs/>
        </w:rPr>
        <w:t>5. ATR-scaled profit target</w:t>
      </w:r>
    </w:p>
    <w:p w14:paraId="5DE8C895" w14:textId="77777777" w:rsidR="006928C4" w:rsidRPr="006928C4" w:rsidRDefault="006928C4" w:rsidP="006928C4">
      <w:pPr>
        <w:rPr>
          <w:b/>
          <w:bCs/>
        </w:rPr>
      </w:pPr>
      <w:r w:rsidRPr="006928C4">
        <w:rPr>
          <w:b/>
          <w:bCs/>
        </w:rPr>
        <w:t>Instead of MinFloatToActivate = 50 (fixed), make it proportional to current volatility:</w:t>
      </w:r>
    </w:p>
    <w:p w14:paraId="4663D2AC" w14:textId="77777777" w:rsidR="006928C4" w:rsidRPr="006928C4" w:rsidRDefault="006928C4" w:rsidP="006928C4">
      <w:pPr>
        <w:rPr>
          <w:b/>
          <w:bCs/>
        </w:rPr>
      </w:pPr>
      <w:r w:rsidRPr="006928C4">
        <w:rPr>
          <w:b/>
          <w:bCs/>
        </w:rPr>
        <w:t>MinFloatToActivate = ATR(14) × TotalOpenLots × 1.5</w:t>
      </w:r>
    </w:p>
    <w:p w14:paraId="7E95E274" w14:textId="77777777" w:rsidR="006928C4" w:rsidRPr="006928C4" w:rsidRDefault="006928C4" w:rsidP="006928C4">
      <w:pPr>
        <w:rPr>
          <w:b/>
          <w:bCs/>
        </w:rPr>
      </w:pPr>
      <w:r w:rsidRPr="006928C4">
        <w:rPr>
          <w:b/>
          <w:bCs/>
        </w:rPr>
        <w:t>When GOLD is calm (ATR=80 points), target stays low — exits quickly. When GOLD is volatile (ATR=300 points on big news), target scales up — lets the basket breathe and capture more. Avoids premature exits during high-volatility events.</w:t>
      </w:r>
    </w:p>
    <w:p w14:paraId="571D7167" w14:textId="77777777" w:rsidR="006928C4" w:rsidRPr="006928C4" w:rsidRDefault="00000000" w:rsidP="006928C4">
      <w:pPr>
        <w:rPr>
          <w:b/>
          <w:bCs/>
        </w:rPr>
      </w:pPr>
      <w:r>
        <w:rPr>
          <w:b/>
          <w:bCs/>
        </w:rPr>
        <w:pict w14:anchorId="74BB87C0">
          <v:rect id="_x0000_i1030" style="width:0;height:1.5pt" o:hralign="center" o:hrstd="t" o:hr="t" fillcolor="#a0a0a0" stroked="f"/>
        </w:pict>
      </w:r>
    </w:p>
    <w:p w14:paraId="1F946099" w14:textId="77777777" w:rsidR="006928C4" w:rsidRPr="006928C4" w:rsidRDefault="006928C4" w:rsidP="006928C4">
      <w:pPr>
        <w:rPr>
          <w:b/>
          <w:bCs/>
        </w:rPr>
      </w:pPr>
      <w:r w:rsidRPr="006928C4">
        <w:rPr>
          <w:b/>
          <w:bCs/>
        </w:rPr>
        <w:t>Priority order for implementation</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89"/>
        <w:gridCol w:w="1786"/>
        <w:gridCol w:w="4655"/>
        <w:gridCol w:w="2386"/>
      </w:tblGrid>
      <w:tr w:rsidR="006928C4" w:rsidRPr="006928C4" w14:paraId="73045931"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A4AA1CE" w14:textId="77777777" w:rsidR="006928C4" w:rsidRPr="006928C4" w:rsidRDefault="006928C4" w:rsidP="006928C4">
            <w:pPr>
              <w:rPr>
                <w:b/>
                <w:bCs/>
              </w:rPr>
            </w:pPr>
            <w:r w:rsidRPr="006928C4">
              <w:rPr>
                <w:b/>
                <w:bCs/>
              </w:rPr>
              <w: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C2E159B" w14:textId="77777777" w:rsidR="006928C4" w:rsidRPr="006928C4" w:rsidRDefault="006928C4" w:rsidP="006928C4">
            <w:pPr>
              <w:rPr>
                <w:b/>
                <w:bCs/>
              </w:rPr>
            </w:pPr>
            <w:r w:rsidRPr="006928C4">
              <w:rPr>
                <w:b/>
                <w:bCs/>
              </w:rPr>
              <w:t>Change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EFFB6DF" w14:textId="77777777" w:rsidR="006928C4" w:rsidRPr="006928C4" w:rsidRDefault="006928C4" w:rsidP="006928C4">
            <w:pPr>
              <w:rPr>
                <w:b/>
                <w:bCs/>
              </w:rPr>
            </w:pPr>
            <w:r w:rsidRPr="006928C4">
              <w:rPr>
                <w:b/>
                <w:bCs/>
              </w:rPr>
              <w:t>Complexity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3176181" w14:textId="77777777" w:rsidR="006928C4" w:rsidRPr="006928C4" w:rsidRDefault="006928C4" w:rsidP="006928C4">
            <w:pPr>
              <w:rPr>
                <w:b/>
                <w:bCs/>
              </w:rPr>
            </w:pPr>
            <w:r w:rsidRPr="006928C4">
              <w:rPr>
                <w:b/>
                <w:bCs/>
              </w:rPr>
              <w:t>Impact</w:t>
            </w:r>
          </w:p>
        </w:tc>
      </w:tr>
      <w:tr w:rsidR="006928C4" w:rsidRPr="006928C4" w14:paraId="28859CF5"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8DEAA02" w14:textId="77777777" w:rsidR="006928C4" w:rsidRPr="006928C4" w:rsidRDefault="006928C4" w:rsidP="006928C4">
            <w:pPr>
              <w:rPr>
                <w:b/>
                <w:bCs/>
              </w:rPr>
            </w:pPr>
            <w:r w:rsidRPr="006928C4">
              <w:rPr>
                <w:b/>
                <w:bCs/>
              </w:rPr>
              <w:t>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12CD648" w14:textId="77777777" w:rsidR="006928C4" w:rsidRPr="006928C4" w:rsidRDefault="006928C4" w:rsidP="006928C4">
            <w:pPr>
              <w:rPr>
                <w:b/>
                <w:bCs/>
              </w:rPr>
            </w:pPr>
            <w:r w:rsidRPr="006928C4">
              <w:rPr>
                <w:b/>
                <w:bCs/>
              </w:rPr>
              <w:t>Compounding</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02573E8" w14:textId="77777777" w:rsidR="006928C4" w:rsidRPr="006928C4" w:rsidRDefault="006928C4" w:rsidP="006928C4">
            <w:pPr>
              <w:rPr>
                <w:b/>
                <w:bCs/>
              </w:rPr>
            </w:pPr>
            <w:r w:rsidRPr="006928C4">
              <w:rPr>
                <w:b/>
                <w:bCs/>
              </w:rPr>
              <w:t>Zero — just change how you increase LotSize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7DC4667" w14:textId="77777777" w:rsidR="006928C4" w:rsidRPr="006928C4" w:rsidRDefault="006928C4" w:rsidP="006928C4">
            <w:pPr>
              <w:rPr>
                <w:b/>
                <w:bCs/>
              </w:rPr>
            </w:pPr>
            <w:r w:rsidRPr="006928C4">
              <w:rPr>
                <w:b/>
                <w:bCs/>
              </w:rPr>
              <w:t>Highest long-term</w:t>
            </w:r>
          </w:p>
        </w:tc>
      </w:tr>
      <w:tr w:rsidR="006928C4" w:rsidRPr="006928C4" w14:paraId="206158F3"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8E33E0B" w14:textId="77777777" w:rsidR="006928C4" w:rsidRPr="006928C4" w:rsidRDefault="006928C4" w:rsidP="006928C4">
            <w:pPr>
              <w:rPr>
                <w:b/>
                <w:bCs/>
              </w:rPr>
            </w:pPr>
            <w:r w:rsidRPr="006928C4">
              <w:rPr>
                <w:b/>
                <w:bCs/>
              </w:rPr>
              <w:t>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0CFFA13" w14:textId="77777777" w:rsidR="006928C4" w:rsidRPr="006928C4" w:rsidRDefault="006928C4" w:rsidP="006928C4">
            <w:pPr>
              <w:rPr>
                <w:b/>
                <w:bCs/>
              </w:rPr>
            </w:pPr>
            <w:r w:rsidRPr="006928C4">
              <w:rPr>
                <w:b/>
                <w:bCs/>
              </w:rPr>
              <w:t>Session filter</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5B968B8" w14:textId="77777777" w:rsidR="006928C4" w:rsidRPr="006928C4" w:rsidRDefault="006928C4" w:rsidP="006928C4">
            <w:pPr>
              <w:rPr>
                <w:b/>
                <w:bCs/>
              </w:rPr>
            </w:pPr>
            <w:r w:rsidRPr="006928C4">
              <w:rPr>
                <w:b/>
                <w:bCs/>
              </w:rPr>
              <w:t>Low — 2 new inputs, 1 if-check in OnTick</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4F32F11" w14:textId="77777777" w:rsidR="006928C4" w:rsidRPr="006928C4" w:rsidRDefault="006928C4" w:rsidP="006928C4">
            <w:pPr>
              <w:rPr>
                <w:b/>
                <w:bCs/>
              </w:rPr>
            </w:pPr>
            <w:r w:rsidRPr="006928C4">
              <w:rPr>
                <w:b/>
                <w:bCs/>
              </w:rPr>
              <w:t>High — cleaner entries</w:t>
            </w:r>
          </w:p>
        </w:tc>
      </w:tr>
      <w:tr w:rsidR="006928C4" w:rsidRPr="006928C4" w14:paraId="263811C1"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19E177A" w14:textId="77777777" w:rsidR="006928C4" w:rsidRPr="006928C4" w:rsidRDefault="006928C4" w:rsidP="006928C4">
            <w:pPr>
              <w:rPr>
                <w:b/>
                <w:bCs/>
              </w:rPr>
            </w:pPr>
            <w:r w:rsidRPr="006928C4">
              <w:rPr>
                <w:b/>
                <w:bCs/>
              </w:rPr>
              <w:t>3</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8F77BD0" w14:textId="77777777" w:rsidR="006928C4" w:rsidRPr="006928C4" w:rsidRDefault="006928C4" w:rsidP="006928C4">
            <w:pPr>
              <w:rPr>
                <w:b/>
                <w:bCs/>
              </w:rPr>
            </w:pPr>
            <w:r w:rsidRPr="006928C4">
              <w:rPr>
                <w:b/>
                <w:bCs/>
              </w:rPr>
              <w:t>Tiered trailing</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955A1E6" w14:textId="77777777" w:rsidR="006928C4" w:rsidRPr="006928C4" w:rsidRDefault="006928C4" w:rsidP="006928C4">
            <w:pPr>
              <w:rPr>
                <w:b/>
                <w:bCs/>
              </w:rPr>
            </w:pPr>
            <w:r w:rsidRPr="006928C4">
              <w:rPr>
                <w:b/>
                <w:bCs/>
              </w:rPr>
              <w:t>Medium — modify CheckBasketTrail</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530A509" w14:textId="77777777" w:rsidR="006928C4" w:rsidRPr="006928C4" w:rsidRDefault="006928C4" w:rsidP="006928C4">
            <w:pPr>
              <w:rPr>
                <w:b/>
                <w:bCs/>
              </w:rPr>
            </w:pPr>
            <w:r w:rsidRPr="006928C4">
              <w:rPr>
                <w:b/>
                <w:bCs/>
              </w:rPr>
              <w:t>Medium-high</w:t>
            </w:r>
          </w:p>
        </w:tc>
      </w:tr>
      <w:tr w:rsidR="006928C4" w:rsidRPr="006928C4" w14:paraId="5703EAD9"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00DD787" w14:textId="77777777" w:rsidR="006928C4" w:rsidRPr="006928C4" w:rsidRDefault="006928C4" w:rsidP="006928C4">
            <w:pPr>
              <w:rPr>
                <w:b/>
                <w:bCs/>
              </w:rPr>
            </w:pPr>
            <w:r w:rsidRPr="006928C4">
              <w:rPr>
                <w:b/>
                <w:bCs/>
              </w:rPr>
              <w:t>4</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E123BA5" w14:textId="77777777" w:rsidR="006928C4" w:rsidRPr="006928C4" w:rsidRDefault="006928C4" w:rsidP="006928C4">
            <w:pPr>
              <w:rPr>
                <w:b/>
                <w:bCs/>
              </w:rPr>
            </w:pPr>
            <w:r w:rsidRPr="006928C4">
              <w:rPr>
                <w:b/>
                <w:bCs/>
              </w:rPr>
              <w:t>Partial close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C870E78" w14:textId="77777777" w:rsidR="006928C4" w:rsidRPr="006928C4" w:rsidRDefault="006928C4" w:rsidP="006928C4">
            <w:pPr>
              <w:rPr>
                <w:b/>
                <w:bCs/>
              </w:rPr>
            </w:pPr>
            <w:r w:rsidRPr="006928C4">
              <w:rPr>
                <w:b/>
                <w:bCs/>
              </w:rPr>
              <w:t>Medium — modify CloseAllTrades</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442F027" w14:textId="77777777" w:rsidR="006928C4" w:rsidRPr="006928C4" w:rsidRDefault="006928C4" w:rsidP="006928C4">
            <w:pPr>
              <w:rPr>
                <w:b/>
                <w:bCs/>
              </w:rPr>
            </w:pPr>
            <w:r w:rsidRPr="006928C4">
              <w:rPr>
                <w:b/>
                <w:bCs/>
              </w:rPr>
              <w:t>Medium</w:t>
            </w:r>
          </w:p>
        </w:tc>
      </w:tr>
      <w:tr w:rsidR="006928C4" w:rsidRPr="006928C4" w14:paraId="446C7FE4"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C556923" w14:textId="77777777" w:rsidR="006928C4" w:rsidRPr="006928C4" w:rsidRDefault="006928C4" w:rsidP="006928C4">
            <w:pPr>
              <w:rPr>
                <w:b/>
                <w:bCs/>
              </w:rPr>
            </w:pPr>
            <w:r w:rsidRPr="006928C4">
              <w:rPr>
                <w:b/>
                <w:bCs/>
              </w:rPr>
              <w:t>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3AF498C" w14:textId="77777777" w:rsidR="006928C4" w:rsidRPr="006928C4" w:rsidRDefault="006928C4" w:rsidP="006928C4">
            <w:pPr>
              <w:rPr>
                <w:b/>
                <w:bCs/>
              </w:rPr>
            </w:pPr>
            <w:r w:rsidRPr="006928C4">
              <w:rPr>
                <w:b/>
                <w:bCs/>
              </w:rPr>
              <w:t>ATR profit target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6A52D90" w14:textId="77777777" w:rsidR="006928C4" w:rsidRPr="006928C4" w:rsidRDefault="006928C4" w:rsidP="006928C4">
            <w:pPr>
              <w:rPr>
                <w:b/>
                <w:bCs/>
              </w:rPr>
            </w:pPr>
            <w:r w:rsidRPr="006928C4">
              <w:rPr>
                <w:b/>
                <w:bCs/>
              </w:rPr>
              <w:t>Medium — replace fixed MinFloatToActivate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9D1E5DF" w14:textId="77777777" w:rsidR="006928C4" w:rsidRPr="006928C4" w:rsidRDefault="006928C4" w:rsidP="006928C4">
            <w:pPr>
              <w:rPr>
                <w:b/>
                <w:bCs/>
              </w:rPr>
            </w:pPr>
            <w:r w:rsidRPr="006928C4">
              <w:rPr>
                <w:b/>
                <w:bCs/>
              </w:rPr>
              <w:t>Medium</w:t>
            </w:r>
          </w:p>
        </w:tc>
      </w:tr>
    </w:tbl>
    <w:p w14:paraId="11732C8A" w14:textId="77777777" w:rsidR="006928C4" w:rsidRPr="006928C4" w:rsidRDefault="00000000" w:rsidP="006928C4">
      <w:pPr>
        <w:rPr>
          <w:b/>
          <w:bCs/>
        </w:rPr>
      </w:pPr>
      <w:r>
        <w:rPr>
          <w:b/>
          <w:bCs/>
        </w:rPr>
        <w:pict w14:anchorId="5953CCC1">
          <v:rect id="_x0000_i1031" style="width:0;height:1.5pt" o:hralign="center" o:hrstd="t" o:hr="t" fillcolor="#a0a0a0" stroked="f"/>
        </w:pict>
      </w:r>
    </w:p>
    <w:p w14:paraId="0A807464" w14:textId="77777777" w:rsidR="006928C4" w:rsidRPr="006928C4" w:rsidRDefault="006928C4" w:rsidP="006928C4">
      <w:pPr>
        <w:rPr>
          <w:b/>
          <w:bCs/>
        </w:rPr>
      </w:pPr>
      <w:r w:rsidRPr="006928C4">
        <w:rPr>
          <w:b/>
          <w:bCs/>
        </w:rPr>
        <w:t>My honest recommendation: start with the session filter on the demo account — it requires the least code, carries zero additional risk, and you'll see the impact immediately in cleaner entry quality. Then add compounding once you go live and the account starts growing.</w:t>
      </w:r>
    </w:p>
    <w:p w14:paraId="7CFDD406" w14:textId="77777777" w:rsidR="006928C4" w:rsidRDefault="006928C4" w:rsidP="006928C4">
      <w:pPr>
        <w:rPr>
          <w:b/>
          <w:bCs/>
        </w:rPr>
      </w:pPr>
      <w:r w:rsidRPr="006928C4">
        <w:rPr>
          <w:b/>
          <w:bCs/>
        </w:rPr>
        <w:lastRenderedPageBreak/>
        <w:t>Want me to implement the session filter first? It's the lowest-risk, highest-confidence improvement.</w:t>
      </w:r>
    </w:p>
    <w:p w14:paraId="0E7F8986" w14:textId="77777777" w:rsidR="003A2E22" w:rsidRDefault="003A2E22" w:rsidP="006928C4">
      <w:pPr>
        <w:rPr>
          <w:b/>
          <w:bCs/>
        </w:rPr>
      </w:pPr>
    </w:p>
    <w:p w14:paraId="185CE1E4" w14:textId="77777777" w:rsidR="003A2E22" w:rsidRDefault="003A2E22" w:rsidP="006928C4">
      <w:pPr>
        <w:rPr>
          <w:b/>
          <w:bCs/>
        </w:rPr>
      </w:pPr>
    </w:p>
    <w:p w14:paraId="04057B07" w14:textId="77777777" w:rsidR="003A2E22" w:rsidRDefault="003A2E22" w:rsidP="006928C4">
      <w:pPr>
        <w:rPr>
          <w:b/>
          <w:bCs/>
        </w:rPr>
      </w:pPr>
    </w:p>
    <w:p w14:paraId="71167697" w14:textId="77777777" w:rsidR="003A2E22" w:rsidRDefault="003A2E22" w:rsidP="006928C4">
      <w:pPr>
        <w:rPr>
          <w:b/>
          <w:bCs/>
        </w:rPr>
      </w:pPr>
    </w:p>
    <w:p w14:paraId="1F03C952" w14:textId="77777777" w:rsidR="003A2E22" w:rsidRPr="003A2E22" w:rsidRDefault="003A2E22" w:rsidP="003A2E22">
      <w:pPr>
        <w:rPr>
          <w:b/>
          <w:bCs/>
        </w:rPr>
      </w:pPr>
      <w:r w:rsidRPr="003A2E22">
        <w:rPr>
          <w:b/>
          <w:bCs/>
        </w:rPr>
        <w:t>Where to improve from here:</w:t>
      </w:r>
    </w:p>
    <w:p w14:paraId="6F4F142C" w14:textId="77777777" w:rsidR="003A2E22" w:rsidRPr="003A2E22" w:rsidRDefault="003A2E22" w:rsidP="003A2E22">
      <w:pPr>
        <w:numPr>
          <w:ilvl w:val="0"/>
          <w:numId w:val="3"/>
        </w:numPr>
        <w:rPr>
          <w:b/>
          <w:bCs/>
        </w:rPr>
      </w:pPr>
      <w:r w:rsidRPr="003A2E22">
        <w:rPr>
          <w:b/>
          <w:bCs/>
        </w:rPr>
        <w:t>Optimization — grisk=7 delivered this. Worth testing grisk=5 and grisk=9 to see if signal quality improves the buy win rate (currently 47% vs sells at 72%).</w:t>
      </w:r>
    </w:p>
    <w:p w14:paraId="47C5BD77" w14:textId="77777777" w:rsidR="003A2E22" w:rsidRPr="003A2E22" w:rsidRDefault="003A2E22" w:rsidP="003A2E22">
      <w:pPr>
        <w:numPr>
          <w:ilvl w:val="0"/>
          <w:numId w:val="3"/>
        </w:numPr>
        <w:rPr>
          <w:b/>
          <w:bCs/>
        </w:rPr>
      </w:pPr>
      <w:r w:rsidRPr="003A2E22">
        <w:rPr>
          <w:b/>
          <w:bCs/>
        </w:rPr>
        <w:t>BuySellProfitThresholdInCurrency — The current threshold is 50 × 0.01 = $0.50, which fires almost instantly. Setting it to e.g. $15–$20 in currency would let profitable baskets run slightly longer before closing, potentially capturing bigger moves like the $91 sell on line 180.</w:t>
      </w:r>
    </w:p>
    <w:p w14:paraId="08026436" w14:textId="77777777" w:rsidR="003A2E22" w:rsidRPr="003A2E22" w:rsidRDefault="003A2E22" w:rsidP="003A2E22">
      <w:pPr>
        <w:numPr>
          <w:ilvl w:val="0"/>
          <w:numId w:val="3"/>
        </w:numPr>
        <w:rPr>
          <w:b/>
          <w:bCs/>
        </w:rPr>
      </w:pPr>
      <w:r w:rsidRPr="003A2E22">
        <w:rPr>
          <w:b/>
          <w:bCs/>
        </w:rPr>
        <w:t>ManageTradeClosures running every tick — currently it only runs when a new trade opens. If no new signal fires for hours, a basket sitting at $30 profit stays open. This is low risk to add now that the sell basket exists.</w:t>
      </w:r>
    </w:p>
    <w:p w14:paraId="2ACF7263" w14:textId="77777777" w:rsidR="003A2E22" w:rsidRDefault="003A2E22" w:rsidP="006928C4">
      <w:pPr>
        <w:rPr>
          <w:b/>
          <w:bCs/>
        </w:rPr>
      </w:pPr>
    </w:p>
    <w:p w14:paraId="586B800D" w14:textId="77777777" w:rsidR="0035241A" w:rsidRPr="0035241A" w:rsidRDefault="0035241A" w:rsidP="0035241A">
      <w:pPr>
        <w:rPr>
          <w:b/>
          <w:bCs/>
        </w:rPr>
      </w:pPr>
      <w:r w:rsidRPr="0035241A">
        <w:rPr>
          <w:b/>
          <w:bCs/>
        </w:rPr>
        <w:t>After grisk is done, run a second pass with the best grisk fixed and optimize these two together:</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335"/>
        <w:gridCol w:w="595"/>
        <w:gridCol w:w="562"/>
        <w:gridCol w:w="567"/>
      </w:tblGrid>
      <w:tr w:rsidR="0035241A" w:rsidRPr="0035241A" w14:paraId="68E273F9"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F1C5E2C" w14:textId="77777777" w:rsidR="0035241A" w:rsidRPr="0035241A" w:rsidRDefault="0035241A" w:rsidP="0035241A">
            <w:pPr>
              <w:rPr>
                <w:b/>
                <w:bCs/>
              </w:rPr>
            </w:pPr>
            <w:r w:rsidRPr="0035241A">
              <w:rPr>
                <w:b/>
                <w:bCs/>
              </w:rPr>
              <w:t>Parameter</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E558397" w14:textId="77777777" w:rsidR="0035241A" w:rsidRPr="0035241A" w:rsidRDefault="0035241A" w:rsidP="0035241A">
            <w:pPr>
              <w:rPr>
                <w:b/>
                <w:bCs/>
              </w:rPr>
            </w:pPr>
            <w:r w:rsidRPr="0035241A">
              <w:rPr>
                <w:b/>
                <w:bCs/>
              </w:rPr>
              <w:t>Start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1A62E3E" w14:textId="77777777" w:rsidR="0035241A" w:rsidRPr="0035241A" w:rsidRDefault="0035241A" w:rsidP="0035241A">
            <w:pPr>
              <w:rPr>
                <w:b/>
                <w:bCs/>
              </w:rPr>
            </w:pPr>
            <w:r w:rsidRPr="0035241A">
              <w:rPr>
                <w:b/>
                <w:bCs/>
              </w:rPr>
              <w:t>Step</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F48DA10" w14:textId="77777777" w:rsidR="0035241A" w:rsidRPr="0035241A" w:rsidRDefault="0035241A" w:rsidP="0035241A">
            <w:pPr>
              <w:rPr>
                <w:b/>
                <w:bCs/>
              </w:rPr>
            </w:pPr>
            <w:r w:rsidRPr="0035241A">
              <w:rPr>
                <w:b/>
                <w:bCs/>
              </w:rPr>
              <w:t>Stop</w:t>
            </w:r>
          </w:p>
        </w:tc>
      </w:tr>
      <w:tr w:rsidR="0035241A" w:rsidRPr="0035241A" w14:paraId="2D59EAB6"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2880154" w14:textId="77777777" w:rsidR="0035241A" w:rsidRPr="0035241A" w:rsidRDefault="0035241A" w:rsidP="0035241A">
            <w:pPr>
              <w:rPr>
                <w:b/>
                <w:bCs/>
              </w:rPr>
            </w:pPr>
            <w:r w:rsidRPr="0035241A">
              <w:rPr>
                <w:b/>
                <w:bCs/>
              </w:rPr>
              <w:t>MA_Angle_Threshold</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6A7E69B" w14:textId="77777777" w:rsidR="0035241A" w:rsidRPr="0035241A" w:rsidRDefault="0035241A" w:rsidP="0035241A">
            <w:pPr>
              <w:rPr>
                <w:b/>
                <w:bCs/>
              </w:rPr>
            </w:pPr>
            <w:r w:rsidRPr="0035241A">
              <w:rPr>
                <w:b/>
                <w:bCs/>
              </w:rPr>
              <w:t>10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246A226" w14:textId="77777777" w:rsidR="0035241A" w:rsidRPr="0035241A" w:rsidRDefault="0035241A" w:rsidP="0035241A">
            <w:pPr>
              <w:rPr>
                <w:b/>
                <w:bCs/>
              </w:rPr>
            </w:pPr>
            <w:r w:rsidRPr="0035241A">
              <w:rPr>
                <w:b/>
                <w:bCs/>
              </w:rPr>
              <w:t>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AC75D7A" w14:textId="77777777" w:rsidR="0035241A" w:rsidRPr="0035241A" w:rsidRDefault="0035241A" w:rsidP="0035241A">
            <w:pPr>
              <w:rPr>
                <w:b/>
                <w:bCs/>
              </w:rPr>
            </w:pPr>
            <w:r w:rsidRPr="0035241A">
              <w:rPr>
                <w:b/>
                <w:bCs/>
              </w:rPr>
              <w:t>30</w:t>
            </w:r>
          </w:p>
        </w:tc>
      </w:tr>
      <w:tr w:rsidR="0035241A" w:rsidRPr="0035241A" w14:paraId="5D0E7E48"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D8E1657" w14:textId="77777777" w:rsidR="0035241A" w:rsidRPr="0035241A" w:rsidRDefault="0035241A" w:rsidP="0035241A">
            <w:pPr>
              <w:rPr>
                <w:b/>
                <w:bCs/>
              </w:rPr>
            </w:pPr>
            <w:r w:rsidRPr="0035241A">
              <w:rPr>
                <w:b/>
                <w:bCs/>
              </w:rPr>
              <w:t>ADX_Threshold</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EFBF9B8" w14:textId="77777777" w:rsidR="0035241A" w:rsidRPr="0035241A" w:rsidRDefault="0035241A" w:rsidP="0035241A">
            <w:pPr>
              <w:rPr>
                <w:b/>
                <w:bCs/>
              </w:rPr>
            </w:pPr>
            <w:r w:rsidRPr="0035241A">
              <w:rPr>
                <w:b/>
                <w:bCs/>
              </w:rPr>
              <w:t>15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3A7FA43" w14:textId="77777777" w:rsidR="0035241A" w:rsidRPr="0035241A" w:rsidRDefault="0035241A" w:rsidP="0035241A">
            <w:pPr>
              <w:rPr>
                <w:b/>
                <w:bCs/>
              </w:rPr>
            </w:pPr>
            <w:r w:rsidRPr="0035241A">
              <w:rPr>
                <w:b/>
                <w:bCs/>
              </w:rPr>
              <w:t>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E389DE6" w14:textId="77777777" w:rsidR="0035241A" w:rsidRPr="0035241A" w:rsidRDefault="0035241A" w:rsidP="0035241A">
            <w:pPr>
              <w:rPr>
                <w:b/>
                <w:bCs/>
              </w:rPr>
            </w:pPr>
            <w:r w:rsidRPr="0035241A">
              <w:rPr>
                <w:b/>
                <w:bCs/>
              </w:rPr>
              <w:t>30</w:t>
            </w:r>
          </w:p>
        </w:tc>
      </w:tr>
    </w:tbl>
    <w:p w14:paraId="100F8892" w14:textId="77777777" w:rsidR="0035241A" w:rsidRPr="0035241A" w:rsidRDefault="0035241A" w:rsidP="0035241A">
      <w:pPr>
        <w:rPr>
          <w:b/>
          <w:bCs/>
        </w:rPr>
      </w:pPr>
      <w:r w:rsidRPr="0035241A">
        <w:rPr>
          <w:b/>
          <w:bCs/>
        </w:rPr>
        <w:t>This two-pass approach keeps the optimization space manageable — 8 grisk values first, then 15 combinations for the angle/ADX pair once grisk is locked in.</w:t>
      </w:r>
    </w:p>
    <w:p w14:paraId="20017CBA" w14:textId="77777777" w:rsidR="0035241A" w:rsidRPr="006928C4" w:rsidRDefault="0035241A" w:rsidP="006928C4">
      <w:pPr>
        <w:rPr>
          <w:b/>
          <w:bCs/>
        </w:rPr>
      </w:pPr>
    </w:p>
    <w:p w14:paraId="620837FC" w14:textId="7F7AA43D" w:rsidR="006928C4" w:rsidRDefault="00826B9A">
      <w:pPr>
        <w:rPr>
          <w:b/>
          <w:bCs/>
        </w:rPr>
      </w:pPr>
      <w:r w:rsidRPr="00826B9A">
        <w:rPr>
          <w:b/>
          <w:bCs/>
          <w:noProof/>
        </w:rPr>
        <w:lastRenderedPageBreak/>
        <w:drawing>
          <wp:inline distT="0" distB="0" distL="0" distR="0" wp14:anchorId="1EFBC2C8" wp14:editId="30C7F1D6">
            <wp:extent cx="5731510" cy="1722755"/>
            <wp:effectExtent l="0" t="0" r="2540" b="0"/>
            <wp:docPr id="41399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93011" name=""/>
                    <pic:cNvPicPr/>
                  </pic:nvPicPr>
                  <pic:blipFill>
                    <a:blip r:embed="rId24"/>
                    <a:stretch>
                      <a:fillRect/>
                    </a:stretch>
                  </pic:blipFill>
                  <pic:spPr>
                    <a:xfrm>
                      <a:off x="0" y="0"/>
                      <a:ext cx="5731510" cy="1722755"/>
                    </a:xfrm>
                    <a:prstGeom prst="rect">
                      <a:avLst/>
                    </a:prstGeom>
                  </pic:spPr>
                </pic:pic>
              </a:graphicData>
            </a:graphic>
          </wp:inline>
        </w:drawing>
      </w:r>
    </w:p>
    <w:p w14:paraId="3B236EC8" w14:textId="77777777" w:rsidR="008F62FD" w:rsidRDefault="008F62FD">
      <w:pPr>
        <w:rPr>
          <w:b/>
          <w:bCs/>
        </w:rPr>
      </w:pPr>
    </w:p>
    <w:p w14:paraId="3D8733AA" w14:textId="77777777" w:rsidR="008F62FD" w:rsidRPr="008F62FD" w:rsidRDefault="008F62FD" w:rsidP="008F62FD">
      <w:pPr>
        <w:rPr>
          <w:b/>
          <w:bCs/>
        </w:rPr>
      </w:pPr>
      <w:r w:rsidRPr="008F62FD">
        <w:rPr>
          <w:b/>
          <w:bCs/>
        </w:rPr>
        <w:t>Building it now. Quick answer to both your questions first, because they shape the design:</w:t>
      </w:r>
    </w:p>
    <w:p w14:paraId="06D5D6DB" w14:textId="77777777" w:rsidR="008F62FD" w:rsidRPr="008F62FD" w:rsidRDefault="008F62FD" w:rsidP="008F62FD">
      <w:pPr>
        <w:rPr>
          <w:b/>
          <w:bCs/>
        </w:rPr>
      </w:pPr>
      <w:r w:rsidRPr="008F62FD">
        <w:rPr>
          <w:b/>
          <w:bCs/>
        </w:rPr>
        <w:t>JSON? Yes — the durable journal will be live_journal.json. JSON survives backtests overwriting the EA's CSVs, it's append/merge-friendly, and it nests cleanly per-instrument (gold / silver / oil all in one file).</w:t>
      </w:r>
    </w:p>
    <w:p w14:paraId="54A037B8" w14:textId="77777777" w:rsidR="008F62FD" w:rsidRPr="008F62FD" w:rsidRDefault="008F62FD" w:rsidP="008F62FD">
      <w:pPr>
        <w:rPr>
          <w:b/>
          <w:bCs/>
        </w:rPr>
      </w:pPr>
      <w:r w:rsidRPr="008F62FD">
        <w:rPr>
          <w:b/>
          <w:bCs/>
        </w:rPr>
        <w:t xml:space="preserve">Is it machine learning? It's the </w:t>
      </w:r>
      <w:r w:rsidRPr="008F62FD">
        <w:rPr>
          <w:b/>
          <w:bCs/>
          <w:i/>
          <w:iCs/>
        </w:rPr>
        <w:t>honest</w:t>
      </w:r>
      <w:r w:rsidRPr="008F62FD">
        <w:rPr>
          <w:b/>
          <w:bCs/>
        </w:rPr>
        <w:t xml:space="preserve"> version of what people call "ML for trading." It's the same family as proper quant ML (the triple-barrier method comes from Lopez de Prado's </w:t>
      </w:r>
      <w:r w:rsidRPr="008F62FD">
        <w:rPr>
          <w:b/>
          <w:bCs/>
          <w:i/>
          <w:iCs/>
        </w:rPr>
        <w:t>Advances in Financial Machine Learning</w:t>
      </w:r>
      <w:r w:rsidRPr="008F62FD">
        <w:rPr>
          <w:b/>
          <w:bCs/>
        </w:rPr>
        <w:t>) — but instead of a black-box neural net, the "model" is a transparent lookup table of rules: setup fingerprint → win rate. That's deliberate and better for trading because:</w:t>
      </w:r>
    </w:p>
    <w:p w14:paraId="21867579" w14:textId="77777777" w:rsidR="008F62FD" w:rsidRPr="008F62FD" w:rsidRDefault="008F62FD" w:rsidP="008F62FD">
      <w:pPr>
        <w:numPr>
          <w:ilvl w:val="0"/>
          <w:numId w:val="4"/>
        </w:numPr>
        <w:rPr>
          <w:b/>
          <w:bCs/>
        </w:rPr>
      </w:pPr>
      <w:r w:rsidRPr="008F62FD">
        <w:rPr>
          <w:b/>
          <w:bCs/>
        </w:rPr>
        <w:t>You can </w:t>
      </w:r>
      <w:r w:rsidRPr="008F62FD">
        <w:rPr>
          <w:b/>
          <w:bCs/>
          <w:i/>
          <w:iCs/>
        </w:rPr>
        <w:t>see exactly why</w:t>
      </w:r>
      <w:r w:rsidRPr="008F62FD">
        <w:rPr>
          <w:b/>
          <w:bCs/>
        </w:rPr>
        <w:t> a trade fired (no black box)</w:t>
      </w:r>
    </w:p>
    <w:p w14:paraId="3E555E73" w14:textId="77777777" w:rsidR="008F62FD" w:rsidRPr="008F62FD" w:rsidRDefault="008F62FD" w:rsidP="008F62FD">
      <w:pPr>
        <w:numPr>
          <w:ilvl w:val="0"/>
          <w:numId w:val="4"/>
        </w:numPr>
        <w:rPr>
          <w:b/>
          <w:bCs/>
        </w:rPr>
      </w:pPr>
      <w:r w:rsidRPr="008F62FD">
        <w:rPr>
          <w:b/>
          <w:bCs/>
        </w:rPr>
        <w:t>It's far harder to overfit than a neural net on ~226 samples</w:t>
      </w:r>
    </w:p>
    <w:p w14:paraId="6C154428" w14:textId="77777777" w:rsidR="008F62FD" w:rsidRPr="008F62FD" w:rsidRDefault="008F62FD" w:rsidP="008F62FD">
      <w:pPr>
        <w:numPr>
          <w:ilvl w:val="0"/>
          <w:numId w:val="4"/>
        </w:numPr>
        <w:rPr>
          <w:b/>
          <w:bCs/>
        </w:rPr>
      </w:pPr>
      <w:r w:rsidRPr="008F62FD">
        <w:rPr>
          <w:b/>
          <w:bCs/>
        </w:rPr>
        <w:t>"Preserve the good rules" = literally keep the approved fingerprints; "detect decay" = watch live win% drift from backtest win%</w:t>
      </w:r>
    </w:p>
    <w:p w14:paraId="7BB99AA3" w14:textId="74372492" w:rsidR="008F62FD" w:rsidRDefault="008F62FD">
      <w:pPr>
        <w:rPr>
          <w:b/>
          <w:bCs/>
        </w:rPr>
      </w:pPr>
      <w:r w:rsidRPr="008F62FD">
        <w:rPr>
          <w:b/>
          <w:bCs/>
        </w:rPr>
        <w:t xml:space="preserve">So: it </w:t>
      </w:r>
      <w:r w:rsidRPr="008F62FD">
        <w:rPr>
          <w:b/>
          <w:bCs/>
          <w:i/>
          <w:iCs/>
        </w:rPr>
        <w:t>learns rules from data and capitalizes on them</w:t>
      </w:r>
      <w:r w:rsidRPr="008F62FD">
        <w:rPr>
          <w:b/>
          <w:bCs/>
        </w:rPr>
        <w:t xml:space="preserve"> — just with an interpretable model.</w:t>
      </w:r>
    </w:p>
    <w:p w14:paraId="1C2024BC" w14:textId="77777777" w:rsidR="0017289D" w:rsidRDefault="0017289D">
      <w:pPr>
        <w:rPr>
          <w:b/>
          <w:bCs/>
        </w:rPr>
      </w:pPr>
    </w:p>
    <w:p w14:paraId="362A21E3" w14:textId="1EC9F9B7" w:rsidR="0017289D" w:rsidRDefault="0017289D">
      <w:pPr>
        <w:rPr>
          <w:b/>
          <w:bCs/>
        </w:rPr>
      </w:pPr>
      <w:r>
        <w:rPr>
          <w:b/>
          <w:bCs/>
        </w:rPr>
        <w:t>Let the hedge ea trade in line with grind stat. place trades in line with original grind stat trade like below</w:t>
      </w:r>
    </w:p>
    <w:p w14:paraId="7F9717DA" w14:textId="5B8DA127" w:rsidR="0017289D" w:rsidRDefault="0017289D">
      <w:r w:rsidRPr="0017289D">
        <w:rPr>
          <w:noProof/>
        </w:rPr>
        <w:lastRenderedPageBreak/>
        <w:drawing>
          <wp:inline distT="0" distB="0" distL="0" distR="0" wp14:anchorId="636C463C" wp14:editId="7C39F6D9">
            <wp:extent cx="5731510" cy="3027045"/>
            <wp:effectExtent l="0" t="0" r="2540" b="1905"/>
            <wp:docPr id="159468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82525" name=""/>
                    <pic:cNvPicPr/>
                  </pic:nvPicPr>
                  <pic:blipFill>
                    <a:blip r:embed="rId25"/>
                    <a:stretch>
                      <a:fillRect/>
                    </a:stretch>
                  </pic:blipFill>
                  <pic:spPr>
                    <a:xfrm>
                      <a:off x="0" y="0"/>
                      <a:ext cx="5731510" cy="3027045"/>
                    </a:xfrm>
                    <a:prstGeom prst="rect">
                      <a:avLst/>
                    </a:prstGeom>
                  </pic:spPr>
                </pic:pic>
              </a:graphicData>
            </a:graphic>
          </wp:inline>
        </w:drawing>
      </w:r>
    </w:p>
    <w:p w14:paraId="0CA44157" w14:textId="77777777" w:rsidR="00C64D59" w:rsidRDefault="00C64D59"/>
    <w:p w14:paraId="75AAE674" w14:textId="2BA2D097" w:rsidR="00C64D59" w:rsidRDefault="00C64D59">
      <w:r w:rsidRPr="00C64D59">
        <w:t>When your live sell closes, the next move is python gridstat_journal.py sync gold for the first real datapoint.</w:t>
      </w:r>
    </w:p>
    <w:p w14:paraId="1FFCA182" w14:textId="77777777" w:rsidR="009F2504" w:rsidRDefault="009F2504"/>
    <w:p w14:paraId="004217C2" w14:textId="77777777" w:rsidR="009F2504" w:rsidRDefault="009F2504"/>
    <w:p w14:paraId="55A314FE" w14:textId="77777777" w:rsidR="009F2504" w:rsidRDefault="009F2504"/>
    <w:p w14:paraId="1BD23968" w14:textId="77777777" w:rsidR="009F2504" w:rsidRDefault="009F2504"/>
    <w:p w14:paraId="3E8FCB06" w14:textId="77777777" w:rsidR="009F2504" w:rsidRDefault="009F2504"/>
    <w:p w14:paraId="34074EDF" w14:textId="77777777" w:rsidR="009F2504" w:rsidRDefault="009F2504"/>
    <w:p w14:paraId="48D6B555" w14:textId="77777777" w:rsidR="009F2504" w:rsidRDefault="009F2504"/>
    <w:p w14:paraId="00FDE7B9" w14:textId="77777777" w:rsidR="009F2504" w:rsidRDefault="009F2504"/>
    <w:p w14:paraId="0E111740" w14:textId="77777777" w:rsidR="009F2504" w:rsidRDefault="009F2504"/>
    <w:p w14:paraId="12A53DB1" w14:textId="77777777" w:rsidR="009F2504" w:rsidRDefault="009F2504"/>
    <w:p w14:paraId="6F9D9E5A" w14:textId="77777777" w:rsidR="009F2504" w:rsidRDefault="009F2504"/>
    <w:p w14:paraId="40A6B107" w14:textId="77777777" w:rsidR="009F2504" w:rsidRDefault="009F2504"/>
    <w:p w14:paraId="6369964C" w14:textId="77777777" w:rsidR="009F2504" w:rsidRDefault="009F2504"/>
    <w:p w14:paraId="77F258B2" w14:textId="77777777" w:rsidR="009F2504" w:rsidRDefault="009F2504"/>
    <w:p w14:paraId="1BA3D2E1" w14:textId="77777777" w:rsidR="009F2504" w:rsidRDefault="009F2504"/>
    <w:p w14:paraId="69C324D3" w14:textId="77777777" w:rsidR="009F2504" w:rsidRPr="009F2504" w:rsidRDefault="009F2504" w:rsidP="009F2504">
      <w:r w:rsidRPr="009F2504">
        <w:lastRenderedPageBreak/>
        <w:t xml:space="preserve">Yes — I read the logic closely, and there are </w:t>
      </w:r>
      <w:r w:rsidRPr="009F2504">
        <w:rPr>
          <w:b/>
          <w:bCs/>
        </w:rPr>
        <w:t>three concrete, significant opportunities.</w:t>
      </w:r>
      <w:r w:rsidRPr="009F2504">
        <w:t xml:space="preserve"> The key realization first: Goldminer is a solid-but-</w:t>
      </w:r>
      <w:r w:rsidRPr="009F2504">
        <w:rPr>
          <w:i/>
          <w:iCs/>
        </w:rPr>
        <w:t>standard</w:t>
      </w:r>
      <w:r w:rsidRPr="009F2504">
        <w:t xml:space="preserve"> momentum oscillator (an </w:t>
      </w:r>
      <w:r w:rsidRPr="009F2504">
        <w:rPr>
          <w:b/>
          <w:bCs/>
        </w:rPr>
        <w:t>adaptive Williams %R crossover</w:t>
      </w:r>
      <w:r w:rsidRPr="009F2504">
        <w:t xml:space="preserve"> — buy when %R surges oversold→overbought, sell on the reverse). The big profit gains aren't in tweaking the </w:t>
      </w:r>
      <w:r w:rsidRPr="009F2504">
        <w:rPr>
          <w:i/>
          <w:iCs/>
        </w:rPr>
        <w:t>signal</w:t>
      </w:r>
      <w:r w:rsidRPr="009F2504">
        <w:t xml:space="preserve"> — they're in </w:t>
      </w:r>
      <w:r w:rsidRPr="009F2504">
        <w:rPr>
          <w:b/>
          <w:bCs/>
        </w:rPr>
        <w:t>smarter selection of which signals to trade</w:t>
      </w:r>
      <w:r w:rsidRPr="009F2504">
        <w:t>, and the code is hiding information we're throwing away.</w:t>
      </w:r>
    </w:p>
    <w:p w14:paraId="7E68969A" w14:textId="77777777" w:rsidR="009F2504" w:rsidRPr="009F2504" w:rsidRDefault="009F2504" w:rsidP="009F2504">
      <w:pPr>
        <w:rPr>
          <w:b/>
          <w:bCs/>
        </w:rPr>
      </w:pPr>
      <w:r w:rsidRPr="009F2504">
        <w:rPr>
          <w:b/>
          <w:bCs/>
        </w:rPr>
        <w:t>Improvement 1 (easy win): decouple the conflated RISK parameter</w:t>
      </w:r>
    </w:p>
    <w:p w14:paraId="0D669DFD" w14:textId="77777777" w:rsidR="009F2504" w:rsidRPr="009F2504" w:rsidRDefault="009F2504" w:rsidP="009F2504">
      <w:r w:rsidRPr="009F2504">
        <w:t xml:space="preserve">Look at what RISK controls — </w:t>
      </w:r>
      <w:r w:rsidRPr="009F2504">
        <w:rPr>
          <w:i/>
          <w:iCs/>
        </w:rPr>
        <w:t>all at once, in lockstep:</w:t>
      </w:r>
    </w:p>
    <w:p w14:paraId="34C7B91E" w14:textId="77777777" w:rsidR="009F2504" w:rsidRPr="009F2504" w:rsidRDefault="009F2504" w:rsidP="009F2504">
      <w:r w:rsidRPr="009F2504">
        <w:t>period      = RISK*2 + 3      // smoothing</w:t>
      </w:r>
    </w:p>
    <w:p w14:paraId="6D15954E" w14:textId="77777777" w:rsidR="009F2504" w:rsidRPr="009F2504" w:rsidRDefault="009F2504" w:rsidP="009F2504">
      <w:r w:rsidRPr="009F2504">
        <w:t>upper band  = RISK + 67        // overbought threshold</w:t>
      </w:r>
    </w:p>
    <w:p w14:paraId="700DB044" w14:textId="77777777" w:rsidR="009F2504" w:rsidRPr="009F2504" w:rsidRDefault="009F2504" w:rsidP="009F2504">
      <w:r w:rsidRPr="009F2504">
        <w:t>lower band  = 33 − RISK        // oversold threshold</w:t>
      </w:r>
    </w:p>
    <w:p w14:paraId="5830264D" w14:textId="77777777" w:rsidR="009F2504" w:rsidRPr="009F2504" w:rsidRDefault="009F2504" w:rsidP="009F2504">
      <w:r w:rsidRPr="009F2504">
        <w:t xml:space="preserve">One knob moves three things. So when we optimized grisk, we couldn't, say, use a </w:t>
      </w:r>
      <w:r w:rsidRPr="009F2504">
        <w:rPr>
          <w:b/>
          <w:bCs/>
        </w:rPr>
        <w:t>smooth period with tight bands</w:t>
      </w:r>
      <w:r w:rsidRPr="009F2504">
        <w:t xml:space="preserve"> or a </w:t>
      </w:r>
      <w:r w:rsidRPr="009F2504">
        <w:rPr>
          <w:b/>
          <w:bCs/>
        </w:rPr>
        <w:t>fast period with wide bands</w:t>
      </w:r>
      <w:r w:rsidRPr="009F2504">
        <w:t xml:space="preserve"> — those combinations are </w:t>
      </w:r>
      <w:r w:rsidRPr="009F2504">
        <w:rPr>
          <w:i/>
          <w:iCs/>
        </w:rPr>
        <w:t>unreachable</w:t>
      </w:r>
      <w:r w:rsidRPr="009F2504">
        <w:t xml:space="preserve">. When we re-embed the signal in MQL5, we </w:t>
      </w:r>
      <w:r w:rsidRPr="009F2504">
        <w:rPr>
          <w:b/>
          <w:bCs/>
        </w:rPr>
        <w:t>split these into separate inputs</w:t>
      </w:r>
      <w:r w:rsidRPr="009F2504">
        <w:t xml:space="preserve"> (period, upper, lower, plus the hardcoded volatility multipliers 2.0 / 4.6). That alone gives the optimizer real degrees of freedom it never had. Easy, and likely a genuine gain per symbol.</w:t>
      </w:r>
    </w:p>
    <w:p w14:paraId="4A3A2CB7" w14:textId="77777777" w:rsidR="009F2504" w:rsidRPr="009F2504" w:rsidRDefault="009F2504" w:rsidP="009F2504">
      <w:pPr>
        <w:rPr>
          <w:b/>
          <w:bCs/>
        </w:rPr>
      </w:pPr>
      <w:r w:rsidRPr="009F2504">
        <w:rPr>
          <w:b/>
          <w:bCs/>
        </w:rPr>
        <w:t>Improvement 2 (highest leverage): the signal already </w:t>
      </w:r>
      <w:r w:rsidRPr="009F2504">
        <w:rPr>
          <w:b/>
          <w:bCs/>
          <w:i/>
          <w:iCs/>
        </w:rPr>
        <w:t>knows</w:t>
      </w:r>
      <w:r w:rsidRPr="009F2504">
        <w:rPr>
          <w:b/>
          <w:bCs/>
        </w:rPr>
        <w:t> things we never feed the filter</w:t>
      </w:r>
    </w:p>
    <w:p w14:paraId="34D25308" w14:textId="77777777" w:rsidR="009F2504" w:rsidRPr="009F2504" w:rsidRDefault="009F2504" w:rsidP="009F2504">
      <w:r w:rsidRPr="009F2504">
        <w:t xml:space="preserve">This is the AFML </w:t>
      </w:r>
      <w:r w:rsidRPr="009F2504">
        <w:rPr>
          <w:b/>
          <w:bCs/>
        </w:rPr>
        <w:t>feature-importance</w:t>
      </w:r>
      <w:r w:rsidRPr="009F2504">
        <w:t xml:space="preserve"> step we skipped — and it's where the money is. At entry, the EA already has access to features we </w:t>
      </w:r>
      <w:r w:rsidRPr="009F2504">
        <w:rPr>
          <w:i/>
          <w:iCs/>
        </w:rPr>
        <w:t>don't</w:t>
      </w:r>
      <w:r w:rsidRPr="009F2504">
        <w:t xml:space="preserve"> put in the fingerprint (currently just direction|session|atr_regime):</w:t>
      </w:r>
    </w:p>
    <w:p w14:paraId="03C818A0" w14:textId="77777777" w:rsidR="009F2504" w:rsidRPr="009F2504" w:rsidRDefault="009F2504" w:rsidP="009F2504">
      <w:pPr>
        <w:numPr>
          <w:ilvl w:val="0"/>
          <w:numId w:val="5"/>
        </w:numPr>
      </w:pPr>
      <w:r w:rsidRPr="009F2504">
        <w:rPr>
          <w:b/>
          <w:bCs/>
        </w:rPr>
        <w:t>The %R value itself</w:t>
      </w:r>
      <w:r w:rsidRPr="009F2504">
        <w:t> at the crossover (how </w:t>
      </w:r>
      <w:r w:rsidRPr="009F2504">
        <w:rPr>
          <w:i/>
          <w:iCs/>
        </w:rPr>
        <w:t>extreme</w:t>
      </w:r>
      <w:r w:rsidRPr="009F2504">
        <w:t> was it?)</w:t>
      </w:r>
    </w:p>
    <w:p w14:paraId="2E6566E0" w14:textId="77777777" w:rsidR="009F2504" w:rsidRPr="009F2504" w:rsidRDefault="009F2504" w:rsidP="009F2504">
      <w:pPr>
        <w:numPr>
          <w:ilvl w:val="0"/>
          <w:numId w:val="5"/>
        </w:numPr>
      </w:pPr>
      <w:r w:rsidRPr="009F2504">
        <w:rPr>
          <w:b/>
          <w:bCs/>
        </w:rPr>
        <w:t>Recent drawdown</w:t>
      </w:r>
      <w:r w:rsidRPr="009F2504">
        <w:t> before entry (your dip-vs-continuation finding — continuation buys won +0.13R, dip buys lost; that's a </w:t>
      </w:r>
      <w:r w:rsidRPr="009F2504">
        <w:rPr>
          <w:i/>
          <w:iCs/>
        </w:rPr>
        <w:t>feature</w:t>
      </w:r>
      <w:r w:rsidRPr="009F2504">
        <w:t>, not in the filter)</w:t>
      </w:r>
    </w:p>
    <w:p w14:paraId="0328746C" w14:textId="77777777" w:rsidR="009F2504" w:rsidRPr="009F2504" w:rsidRDefault="009F2504" w:rsidP="009F2504">
      <w:pPr>
        <w:numPr>
          <w:ilvl w:val="0"/>
          <w:numId w:val="5"/>
        </w:numPr>
      </w:pPr>
      <w:r w:rsidRPr="009F2504">
        <w:rPr>
          <w:b/>
          <w:bCs/>
        </w:rPr>
        <w:t>ADX strength</w:t>
      </w:r>
      <w:r w:rsidRPr="009F2504">
        <w:t> and </w:t>
      </w:r>
      <w:r w:rsidRPr="009F2504">
        <w:rPr>
          <w:b/>
          <w:bCs/>
        </w:rPr>
        <w:t>MA-angle steepness</w:t>
      </w:r>
      <w:r w:rsidRPr="009F2504">
        <w:t> (we filter on/off thresholds but don't use the </w:t>
      </w:r>
      <w:r w:rsidRPr="009F2504">
        <w:rPr>
          <w:i/>
          <w:iCs/>
        </w:rPr>
        <w:t>magnitude</w:t>
      </w:r>
      <w:r w:rsidRPr="009F2504">
        <w:t>)</w:t>
      </w:r>
    </w:p>
    <w:p w14:paraId="42070CEE" w14:textId="77777777" w:rsidR="009F2504" w:rsidRPr="009F2504" w:rsidRDefault="009F2504" w:rsidP="009F2504">
      <w:pPr>
        <w:numPr>
          <w:ilvl w:val="0"/>
          <w:numId w:val="5"/>
        </w:numPr>
      </w:pPr>
      <w:r w:rsidRPr="009F2504">
        <w:rPr>
          <w:b/>
          <w:bCs/>
        </w:rPr>
        <w:t>The adaptive-period flag</w:t>
      </w:r>
      <w:r w:rsidRPr="009F2504">
        <w:t> (see #3)</w:t>
      </w:r>
    </w:p>
    <w:p w14:paraId="2387DB0F" w14:textId="77777777" w:rsidR="009F2504" w:rsidRPr="009F2504" w:rsidRDefault="009F2504" w:rsidP="009F2504">
      <w:r w:rsidRPr="009F2504">
        <w:t xml:space="preserve">When we re-implement, we </w:t>
      </w:r>
      <w:r w:rsidRPr="009F2504">
        <w:rPr>
          <w:b/>
          <w:bCs/>
        </w:rPr>
        <w:t>log all of these per signal</w:t>
      </w:r>
      <w:r w:rsidRPr="009F2504">
        <w:t xml:space="preserve">, then run feature-importance to find which actually predict edge. A richer fingerprint → sharper selection → </w:t>
      </w:r>
      <w:r w:rsidRPr="009F2504">
        <w:rPr>
          <w:b/>
          <w:bCs/>
        </w:rPr>
        <w:t>more profit on the same trades.</w:t>
      </w:r>
      <w:r w:rsidRPr="009F2504">
        <w:t xml:space="preserve"> This is the single biggest untapped lever, and it ties together every thread — the runner, the dive, the dip-vs-continuation finding.</w:t>
      </w:r>
    </w:p>
    <w:p w14:paraId="2DEB9BB4" w14:textId="77777777" w:rsidR="009F2504" w:rsidRPr="009F2504" w:rsidRDefault="009F2504" w:rsidP="009F2504">
      <w:pPr>
        <w:rPr>
          <w:b/>
          <w:bCs/>
        </w:rPr>
      </w:pPr>
      <w:r w:rsidRPr="009F2504">
        <w:rPr>
          <w:b/>
          <w:bCs/>
        </w:rPr>
        <w:t>Improvement 3 (free, built-in): Goldminer has a "big-move detector" we're ignoring</w:t>
      </w:r>
    </w:p>
    <w:p w14:paraId="42C10648" w14:textId="77777777" w:rsidR="009F2504" w:rsidRPr="009F2504" w:rsidRDefault="009F2504" w:rsidP="009F2504">
      <w:r w:rsidRPr="009F2504">
        <w:lastRenderedPageBreak/>
        <w:t xml:space="preserve">The cleverest part of the code: when it sees a </w:t>
      </w:r>
      <w:r w:rsidRPr="009F2504">
        <w:rPr>
          <w:b/>
          <w:bCs/>
        </w:rPr>
        <w:t>gap (≥2× avg range)</w:t>
      </w:r>
      <w:r w:rsidRPr="009F2504">
        <w:t xml:space="preserve"> or a </w:t>
      </w:r>
      <w:r w:rsidRPr="009F2504">
        <w:rPr>
          <w:b/>
          <w:bCs/>
        </w:rPr>
        <w:t>fast 3-bar move (≥4.6× avg range)</w:t>
      </w:r>
      <w:r w:rsidRPr="009F2504">
        <w:t xml:space="preserve">, it drops the %R period to </w:t>
      </w:r>
      <w:r w:rsidRPr="009F2504">
        <w:rPr>
          <w:b/>
          <w:bCs/>
        </w:rPr>
        <w:t>3–4</w:t>
      </w:r>
      <w:r w:rsidRPr="009F2504">
        <w:t xml:space="preserve"> — making the signal hyper-responsive during exactly the </w:t>
      </w:r>
      <w:r w:rsidRPr="009F2504">
        <w:rPr>
          <w:b/>
          <w:bCs/>
        </w:rPr>
        <w:t>dives/runners</w:t>
      </w:r>
      <w:r w:rsidRPr="009F2504">
        <w:t xml:space="preserve"> we've been discussing. </w:t>
      </w:r>
      <w:r w:rsidRPr="009F2504">
        <w:rPr>
          <w:b/>
          <w:bCs/>
        </w:rPr>
        <w:t>That flag is a free, built-in momentum-regime indicator</w:t>
      </w:r>
      <w:r w:rsidRPr="009F2504">
        <w:t xml:space="preserve"> — and we currently discard it.</w:t>
      </w:r>
    </w:p>
    <w:p w14:paraId="021AD359" w14:textId="77777777" w:rsidR="009F2504" w:rsidRPr="009F2504" w:rsidRDefault="009F2504" w:rsidP="009F2504">
      <w:r w:rsidRPr="009F2504">
        <w:t xml:space="preserve">If we </w:t>
      </w:r>
      <w:r w:rsidRPr="009F2504">
        <w:rPr>
          <w:b/>
          <w:bCs/>
        </w:rPr>
        <w:t>log "did the adaptive short-period fire?"</w:t>
      </w:r>
      <w:r w:rsidRPr="009F2504">
        <w:t xml:space="preserve"> per signal, we can directly test your runner hypothesis: </w:t>
      </w:r>
      <w:r w:rsidRPr="009F2504">
        <w:rPr>
          <w:i/>
          <w:iCs/>
        </w:rPr>
        <w:t>do big-move signals run further (higher MFE)?</w:t>
      </w:r>
      <w:r w:rsidRPr="009F2504">
        <w:t xml:space="preserve"> If yes, that's your runner-detector, already inside the signal — no new feature needed.</w:t>
      </w:r>
    </w:p>
    <w:p w14:paraId="5A2AB2FB" w14:textId="77777777" w:rsidR="009F2504" w:rsidRPr="009F2504" w:rsidRDefault="009F2504" w:rsidP="009F2504">
      <w:pPr>
        <w:rPr>
          <w:b/>
          <w:bCs/>
        </w:rPr>
      </w:pPr>
      <w:r w:rsidRPr="009F2504">
        <w:rPr>
          <w:b/>
          <w:bCs/>
        </w:rPr>
        <w:t>The honest boundary</w:t>
      </w:r>
    </w:p>
    <w:p w14:paraId="33212320" w14:textId="77777777" w:rsidR="009F2504" w:rsidRPr="009F2504" w:rsidRDefault="009F2504" w:rsidP="009F2504">
      <w:r w:rsidRPr="009F2504">
        <w:t xml:space="preserve">Goldminer is a </w:t>
      </w:r>
      <w:r w:rsidRPr="009F2504">
        <w:rPr>
          <w:b/>
          <w:bCs/>
        </w:rPr>
        <w:t>momentum follower</w:t>
      </w:r>
      <w:r w:rsidRPr="009F2504">
        <w:t xml:space="preserve"> — it structurally </w:t>
      </w:r>
      <w:r w:rsidRPr="009F2504">
        <w:rPr>
          <w:i/>
          <w:iCs/>
        </w:rPr>
        <w:t>cannot</w:t>
      </w:r>
      <w:r w:rsidRPr="009F2504">
        <w:t xml:space="preserve"> catch your "dive-then-recovery" buy (that's mean-reversion, the opposite). So that idea is a </w:t>
      </w:r>
      <w:r w:rsidRPr="009F2504">
        <w:rPr>
          <w:b/>
          <w:bCs/>
        </w:rPr>
        <w:t>second, complementary signal</w:t>
      </w:r>
      <w:r w:rsidRPr="009F2504">
        <w:t xml:space="preserve"> (the signal-lab play), not a Goldminer tweak. Keep them separate.</w:t>
      </w:r>
    </w:p>
    <w:p w14:paraId="194D483C" w14:textId="77777777" w:rsidR="009F2504" w:rsidRPr="009F2504" w:rsidRDefault="009F2504" w:rsidP="009F2504">
      <w:pPr>
        <w:rPr>
          <w:b/>
          <w:bCs/>
        </w:rPr>
      </w:pPr>
      <w:r w:rsidRPr="009F2504">
        <w:rPr>
          <w:b/>
          <w:bCs/>
        </w:rPr>
        <w:t>Why the MT5 port is the perfect moment</w:t>
      </w:r>
    </w:p>
    <w:p w14:paraId="44D8F5D2" w14:textId="77777777" w:rsidR="009F2504" w:rsidRPr="009F2504" w:rsidRDefault="009F2504" w:rsidP="009F2504">
      <w:r w:rsidRPr="009F2504">
        <w:t xml:space="preserve">We're rewriting the signal inline anyway. So in the </w:t>
      </w:r>
      <w:r w:rsidRPr="009F2504">
        <w:rPr>
          <w:i/>
          <w:iCs/>
        </w:rPr>
        <w:t>same</w:t>
      </w:r>
      <w:r w:rsidRPr="009F2504">
        <w:t xml:space="preserve"> rewrite we: parameterize it properly (#1), instrument it to log the richer features (#2), and capture the big-move flag (#3). We'd get a </w:t>
      </w:r>
      <w:r w:rsidRPr="009F2504">
        <w:rPr>
          <w:b/>
          <w:bCs/>
        </w:rPr>
        <w:t>better-optimizable, fully-instrumented</w:t>
      </w:r>
      <w:r w:rsidRPr="009F2504">
        <w:t xml:space="preserve"> version — not just a translation.</w:t>
      </w:r>
    </w:p>
    <w:p w14:paraId="525B52D4" w14:textId="77777777" w:rsidR="009F2504" w:rsidRPr="009F2504" w:rsidRDefault="009F2504" w:rsidP="009F2504">
      <w:r w:rsidRPr="009F2504">
        <w:t xml:space="preserve">My suggestion: </w:t>
      </w:r>
      <w:r w:rsidRPr="009F2504">
        <w:rPr>
          <w:b/>
          <w:bCs/>
        </w:rPr>
        <w:t>when I port to MQL5, I build in #1 and #3 immediately</w:t>
      </w:r>
      <w:r w:rsidRPr="009F2504">
        <w:t xml:space="preserve"> (cheap, structural), and #2 becomes the first research project on the new platform. Each one still gets measured the disciplined way — these are </w:t>
      </w:r>
      <w:r w:rsidRPr="009F2504">
        <w:rPr>
          <w:i/>
          <w:iCs/>
        </w:rPr>
        <w:t>hypotheses to test</w:t>
      </w:r>
      <w:r w:rsidRPr="009F2504">
        <w:t>, not guaranteed gains.</w:t>
      </w:r>
    </w:p>
    <w:p w14:paraId="14856B2E" w14:textId="77777777" w:rsidR="009F2504" w:rsidRDefault="009F2504" w:rsidP="009F2504">
      <w:r w:rsidRPr="009F2504">
        <w:t>Want me to start the port with the decoupled, instrumented Goldminer built in from the ground up? That turns "translate the EA" into "evolve it."</w:t>
      </w:r>
    </w:p>
    <w:p w14:paraId="4C38FE58" w14:textId="77777777" w:rsidR="0054414F" w:rsidRDefault="0054414F" w:rsidP="009F2504"/>
    <w:p w14:paraId="7B56359D" w14:textId="77777777" w:rsidR="0054414F" w:rsidRDefault="0054414F" w:rsidP="0054414F">
      <w:pPr>
        <w:rPr>
          <w:b/>
          <w:bCs/>
        </w:rPr>
      </w:pPr>
    </w:p>
    <w:p w14:paraId="6897B087" w14:textId="77777777" w:rsidR="0054414F" w:rsidRDefault="0054414F" w:rsidP="0054414F">
      <w:pPr>
        <w:rPr>
          <w:b/>
          <w:bCs/>
        </w:rPr>
      </w:pPr>
    </w:p>
    <w:p w14:paraId="4EE0197C" w14:textId="77777777" w:rsidR="0054414F" w:rsidRDefault="0054414F" w:rsidP="0054414F">
      <w:pPr>
        <w:rPr>
          <w:b/>
          <w:bCs/>
        </w:rPr>
      </w:pPr>
    </w:p>
    <w:p w14:paraId="268A5652" w14:textId="77777777" w:rsidR="0054414F" w:rsidRDefault="0054414F" w:rsidP="0054414F">
      <w:pPr>
        <w:rPr>
          <w:b/>
          <w:bCs/>
        </w:rPr>
      </w:pPr>
    </w:p>
    <w:p w14:paraId="3A5DE8A3" w14:textId="77777777" w:rsidR="0054414F" w:rsidRDefault="0054414F" w:rsidP="0054414F">
      <w:pPr>
        <w:rPr>
          <w:b/>
          <w:bCs/>
        </w:rPr>
      </w:pPr>
    </w:p>
    <w:p w14:paraId="410433CD" w14:textId="77777777" w:rsidR="0054414F" w:rsidRDefault="0054414F" w:rsidP="0054414F">
      <w:pPr>
        <w:rPr>
          <w:b/>
          <w:bCs/>
        </w:rPr>
      </w:pPr>
    </w:p>
    <w:p w14:paraId="22EB167D" w14:textId="77777777" w:rsidR="0054414F" w:rsidRDefault="0054414F" w:rsidP="0054414F">
      <w:pPr>
        <w:rPr>
          <w:b/>
          <w:bCs/>
        </w:rPr>
      </w:pPr>
    </w:p>
    <w:p w14:paraId="06FECCC4" w14:textId="77777777" w:rsidR="0054414F" w:rsidRDefault="0054414F" w:rsidP="0054414F">
      <w:pPr>
        <w:rPr>
          <w:b/>
          <w:bCs/>
        </w:rPr>
      </w:pPr>
    </w:p>
    <w:p w14:paraId="06723EA3" w14:textId="77777777" w:rsidR="0054414F" w:rsidRDefault="0054414F" w:rsidP="0054414F">
      <w:pPr>
        <w:rPr>
          <w:b/>
          <w:bCs/>
        </w:rPr>
      </w:pPr>
    </w:p>
    <w:p w14:paraId="4CF15AE7" w14:textId="78022C81" w:rsidR="0054414F" w:rsidRPr="0054414F" w:rsidRDefault="0054414F" w:rsidP="0054414F">
      <w:pPr>
        <w:rPr>
          <w:b/>
          <w:bCs/>
        </w:rPr>
      </w:pPr>
      <w:r w:rsidRPr="0054414F">
        <w:rPr>
          <w:b/>
          <w:bCs/>
        </w:rPr>
        <w:lastRenderedPageBreak/>
        <w:t>The architecture first (this is what makes it cheap)</w:t>
      </w:r>
    </w:p>
    <w:p w14:paraId="6239281B" w14:textId="77777777" w:rsidR="0054414F" w:rsidRPr="0054414F" w:rsidRDefault="0054414F" w:rsidP="0054414F">
      <w:r w:rsidRPr="0054414F">
        <w:t xml:space="preserve">Our MT5 Stage-1 shadow logger </w:t>
      </w:r>
      <w:r w:rsidRPr="0054414F">
        <w:rPr>
          <w:b/>
          <w:bCs/>
        </w:rPr>
        <w:t>is already the triple-barrier chassis</w:t>
      </w:r>
      <w:r w:rsidRPr="0054414F">
        <w:t xml:space="preserve">. Today it calls GetGoldminerSignal() to produce events. To test a new engine you swap </w:t>
      </w:r>
      <w:r w:rsidRPr="0054414F">
        <w:rPr>
          <w:i/>
          <w:iCs/>
        </w:rPr>
        <w:t>only that function</w:t>
      </w:r>
      <w:r w:rsidRPr="0054414F">
        <w:t xml:space="preserve"> — everything downstream (barriers, R-labels, the feature columns, the CSV, rigor/CPCV) is reused untouched. So in the EA we add a TriggerMode input:</w:t>
      </w:r>
    </w:p>
    <w:p w14:paraId="45C48BFE" w14:textId="77777777" w:rsidR="0054414F" w:rsidRPr="0054414F" w:rsidRDefault="0054414F" w:rsidP="0054414F">
      <w:pPr>
        <w:numPr>
          <w:ilvl w:val="0"/>
          <w:numId w:val="6"/>
        </w:numPr>
      </w:pPr>
      <w:r w:rsidRPr="0054414F">
        <w:t>0 = Goldminer (momentum swing — what we have)</w:t>
      </w:r>
    </w:p>
    <w:p w14:paraId="203B769A" w14:textId="77777777" w:rsidR="0054414F" w:rsidRPr="0054414F" w:rsidRDefault="0054414F" w:rsidP="0054414F">
      <w:pPr>
        <w:numPr>
          <w:ilvl w:val="0"/>
          <w:numId w:val="6"/>
        </w:numPr>
      </w:pPr>
      <w:r w:rsidRPr="0054414F">
        <w:t>1 = CUSUM-momentum (breakout)</w:t>
      </w:r>
    </w:p>
    <w:p w14:paraId="2441B7EE" w14:textId="77777777" w:rsidR="0054414F" w:rsidRPr="0054414F" w:rsidRDefault="0054414F" w:rsidP="0054414F">
      <w:pPr>
        <w:numPr>
          <w:ilvl w:val="0"/>
          <w:numId w:val="6"/>
        </w:numPr>
      </w:pPr>
      <w:r w:rsidRPr="0054414F">
        <w:t>2 = CUSUM-reversion</w:t>
      </w:r>
    </w:p>
    <w:p w14:paraId="0839F1F7" w14:textId="77777777" w:rsidR="0054414F" w:rsidRPr="0054414F" w:rsidRDefault="0054414F" w:rsidP="0054414F">
      <w:pPr>
        <w:numPr>
          <w:ilvl w:val="0"/>
          <w:numId w:val="6"/>
        </w:numPr>
      </w:pPr>
      <w:r w:rsidRPr="0054414F">
        <w:t>3 = mean-reversion (RSI/Bollinger/z-score)</w:t>
      </w:r>
    </w:p>
    <w:p w14:paraId="320455AA" w14:textId="77777777" w:rsidR="0054414F" w:rsidRPr="0054414F" w:rsidRDefault="0054414F" w:rsidP="0054414F">
      <w:r w:rsidRPr="0054414F">
        <w:t xml:space="preserve">Each just feeds AddPendingSignal(). </w:t>
      </w:r>
      <w:r w:rsidRPr="0054414F">
        <w:rPr>
          <w:b/>
          <w:bCs/>
        </w:rPr>
        <w:t>Measurement is fully independent</w:t>
      </w:r>
      <w:r w:rsidRPr="0054414F">
        <w:t xml:space="preserve"> of the live gold EA (separate instance, own StatsCSVFile, shadow-only) — zero risk to Monday's build. If an engine proves out, it becomes a </w:t>
      </w:r>
      <w:r w:rsidRPr="0054414F">
        <w:rPr>
          <w:b/>
          <w:bCs/>
        </w:rPr>
        <w:t>separate live stream</w:t>
      </w:r>
      <w:r w:rsidRPr="0054414F">
        <w:t xml:space="preserve"> (own magic/symbol). That's the "with": a portfolio of engines.</w:t>
      </w:r>
    </w:p>
    <w:p w14:paraId="6B5738CA" w14:textId="77777777" w:rsidR="0054414F" w:rsidRPr="0054414F" w:rsidRDefault="0054414F" w:rsidP="0054414F">
      <w:pPr>
        <w:rPr>
          <w:b/>
          <w:bCs/>
        </w:rPr>
      </w:pPr>
      <w:r w:rsidRPr="0054414F">
        <w:rPr>
          <w:b/>
          <w:bCs/>
        </w:rPr>
        <w:t>Engine A — CUSUM filter</w:t>
      </w:r>
    </w:p>
    <w:p w14:paraId="0C2A9C04" w14:textId="77777777" w:rsidR="0054414F" w:rsidRPr="0054414F" w:rsidRDefault="0054414F" w:rsidP="0054414F">
      <w:r w:rsidRPr="0054414F">
        <w:rPr>
          <w:b/>
          <w:bCs/>
        </w:rPr>
        <w:t>Mechanics:</w:t>
      </w:r>
      <w:r w:rsidRPr="0054414F">
        <w:t xml:space="preserve"> keep two running sums of returns. S</w:t>
      </w:r>
      <w:r w:rsidRPr="0054414F">
        <w:rPr>
          <w:rFonts w:ascii="Cambria Math" w:hAnsi="Cambria Math" w:cs="Cambria Math"/>
        </w:rPr>
        <w:t>⁺</w:t>
      </w:r>
      <w:r w:rsidRPr="0054414F">
        <w:t xml:space="preserve"> = max(0, S</w:t>
      </w:r>
      <w:r w:rsidRPr="0054414F">
        <w:rPr>
          <w:rFonts w:ascii="Cambria Math" w:hAnsi="Cambria Math" w:cs="Cambria Math"/>
        </w:rPr>
        <w:t>⁺</w:t>
      </w:r>
      <w:r w:rsidRPr="0054414F">
        <w:t xml:space="preserve"> + r</w:t>
      </w:r>
      <w:r w:rsidRPr="0054414F">
        <w:rPr>
          <w:rFonts w:ascii="Cambria Math" w:hAnsi="Cambria Math" w:cs="Cambria Math"/>
        </w:rPr>
        <w:t>ₜ</w:t>
      </w:r>
      <w:r w:rsidRPr="0054414F">
        <w:t>); S</w:t>
      </w:r>
      <w:r w:rsidRPr="0054414F">
        <w:rPr>
          <w:rFonts w:ascii="Cambria Math" w:hAnsi="Cambria Math" w:cs="Cambria Math"/>
        </w:rPr>
        <w:t>⁻</w:t>
      </w:r>
      <w:r w:rsidRPr="0054414F">
        <w:t xml:space="preserve"> = min(0, S</w:t>
      </w:r>
      <w:r w:rsidRPr="0054414F">
        <w:rPr>
          <w:rFonts w:ascii="Cambria Math" w:hAnsi="Cambria Math" w:cs="Cambria Math"/>
        </w:rPr>
        <w:t>⁻</w:t>
      </w:r>
      <w:r w:rsidRPr="0054414F">
        <w:t xml:space="preserve"> + r</w:t>
      </w:r>
      <w:r w:rsidRPr="0054414F">
        <w:rPr>
          <w:rFonts w:ascii="Cambria Math" w:hAnsi="Cambria Math" w:cs="Cambria Math"/>
        </w:rPr>
        <w:t>ₜ</w:t>
      </w:r>
      <w:r w:rsidRPr="0054414F">
        <w:t xml:space="preserve">). Fire an </w:t>
      </w:r>
      <w:r w:rsidRPr="0054414F">
        <w:rPr>
          <w:b/>
          <w:bCs/>
        </w:rPr>
        <w:t>UP</w:t>
      </w:r>
      <w:r w:rsidRPr="0054414F">
        <w:t xml:space="preserve"> event when S</w:t>
      </w:r>
      <w:r w:rsidRPr="0054414F">
        <w:rPr>
          <w:rFonts w:ascii="Cambria Math" w:hAnsi="Cambria Math" w:cs="Cambria Math"/>
        </w:rPr>
        <w:t>⁺</w:t>
      </w:r>
      <w:r w:rsidRPr="0054414F">
        <w:t xml:space="preserve"> </w:t>
      </w:r>
      <w:r w:rsidRPr="0054414F">
        <w:rPr>
          <w:rFonts w:ascii="Aptos" w:hAnsi="Aptos" w:cs="Aptos"/>
        </w:rPr>
        <w:t>≥</w:t>
      </w:r>
      <w:r w:rsidRPr="0054414F">
        <w:t xml:space="preserve"> h (reset S</w:t>
      </w:r>
      <w:r w:rsidRPr="0054414F">
        <w:rPr>
          <w:rFonts w:ascii="Cambria Math" w:hAnsi="Cambria Math" w:cs="Cambria Math"/>
        </w:rPr>
        <w:t>⁺</w:t>
      </w:r>
      <w:r w:rsidRPr="0054414F">
        <w:t xml:space="preserve">=0); a </w:t>
      </w:r>
      <w:r w:rsidRPr="0054414F">
        <w:rPr>
          <w:b/>
          <w:bCs/>
        </w:rPr>
        <w:t>DOWN</w:t>
      </w:r>
      <w:r w:rsidRPr="0054414F">
        <w:t xml:space="preserve"> event when S</w:t>
      </w:r>
      <w:r w:rsidRPr="0054414F">
        <w:rPr>
          <w:rFonts w:ascii="Cambria Math" w:hAnsi="Cambria Math" w:cs="Cambria Math"/>
        </w:rPr>
        <w:t>⁻</w:t>
      </w:r>
      <w:r w:rsidRPr="0054414F">
        <w:t xml:space="preserve"> </w:t>
      </w:r>
      <w:r w:rsidRPr="0054414F">
        <w:rPr>
          <w:rFonts w:ascii="Aptos" w:hAnsi="Aptos" w:cs="Aptos"/>
        </w:rPr>
        <w:t>≤</w:t>
      </w:r>
      <w:r w:rsidRPr="0054414F">
        <w:t xml:space="preserve"> </w:t>
      </w:r>
      <w:r w:rsidRPr="0054414F">
        <w:rPr>
          <w:rFonts w:ascii="Aptos" w:hAnsi="Aptos" w:cs="Aptos"/>
        </w:rPr>
        <w:t>−</w:t>
      </w:r>
      <w:r w:rsidRPr="0054414F">
        <w:t xml:space="preserve">h (reset). h = threshold </w:t>
      </w:r>
      <w:r w:rsidRPr="0054414F">
        <w:rPr>
          <w:rFonts w:ascii="Aptos" w:hAnsi="Aptos" w:cs="Aptos"/>
        </w:rPr>
        <w:t>≈</w:t>
      </w:r>
      <w:r w:rsidRPr="0054414F">
        <w:t xml:space="preserve"> a multiple of recent volatility. It samples only when price has </w:t>
      </w:r>
      <w:r w:rsidRPr="0054414F">
        <w:rPr>
          <w:i/>
          <w:iCs/>
        </w:rPr>
        <w:t>drifted enough</w:t>
      </w:r>
      <w:r w:rsidRPr="0054414F">
        <w:t xml:space="preserve"> in one direction — a denoising event sampler (AFML's native primary, Ch. 2).</w:t>
      </w:r>
    </w:p>
    <w:p w14:paraId="59AFF807" w14:textId="77777777" w:rsidR="0054414F" w:rsidRPr="0054414F" w:rsidRDefault="0054414F" w:rsidP="0054414F">
      <w:pPr>
        <w:numPr>
          <w:ilvl w:val="0"/>
          <w:numId w:val="7"/>
        </w:numPr>
      </w:pPr>
      <w:r w:rsidRPr="0054414F">
        <w:rPr>
          <w:b/>
          <w:bCs/>
        </w:rPr>
        <w:t>CUSUM-momentum</w:t>
      </w:r>
      <w:r w:rsidRPr="0054414F">
        <w:t> (enter </w:t>
      </w:r>
      <w:r w:rsidRPr="0054414F">
        <w:rPr>
          <w:i/>
          <w:iCs/>
        </w:rPr>
        <w:t>with</w:t>
      </w:r>
      <w:r w:rsidRPr="0054414F">
        <w:t> the breach): this is effectively a </w:t>
      </w:r>
      <w:r w:rsidRPr="0054414F">
        <w:rPr>
          <w:b/>
          <w:bCs/>
        </w:rPr>
        <w:t>breakout engine</w:t>
      </w:r>
      <w:r w:rsidRPr="0054414F">
        <w:t>.</w:t>
      </w:r>
    </w:p>
    <w:p w14:paraId="4ECB15AF" w14:textId="77777777" w:rsidR="0054414F" w:rsidRPr="0054414F" w:rsidRDefault="0054414F" w:rsidP="0054414F">
      <w:pPr>
        <w:numPr>
          <w:ilvl w:val="0"/>
          <w:numId w:val="7"/>
        </w:numPr>
      </w:pPr>
      <w:r w:rsidRPr="0054414F">
        <w:rPr>
          <w:b/>
          <w:bCs/>
        </w:rPr>
        <w:t>CUSUM-reversion</w:t>
      </w:r>
      <w:r w:rsidRPr="0054414F">
        <w:t> (enter </w:t>
      </w:r>
      <w:r w:rsidRPr="0054414F">
        <w:rPr>
          <w:i/>
          <w:iCs/>
        </w:rPr>
        <w:t>against</w:t>
      </w:r>
      <w:r w:rsidRPr="0054414F">
        <w:t> the breach): a "faded the spike" engine.</w:t>
      </w:r>
    </w:p>
    <w:p w14:paraId="600BBF0D" w14:textId="77777777" w:rsidR="0054414F" w:rsidRPr="0054414F" w:rsidRDefault="0054414F" w:rsidP="0054414F">
      <w:r w:rsidRPr="0054414F">
        <w:rPr>
          <w:b/>
          <w:bCs/>
        </w:rPr>
        <w:t>Independent of Goldminer?</w:t>
      </w:r>
      <w:r w:rsidRPr="0054414F">
        <w:t xml:space="preserve"> Structurally yes (cumulative drift vs oscillator traverse) — but CUSUM-</w:t>
      </w:r>
      <w:r w:rsidRPr="0054414F">
        <w:rPr>
          <w:i/>
          <w:iCs/>
        </w:rPr>
        <w:t>momentum</w:t>
      </w:r>
      <w:r w:rsidRPr="0054414F">
        <w:t xml:space="preserve"> and Goldminer are </w:t>
      </w:r>
      <w:r w:rsidRPr="0054414F">
        <w:rPr>
          <w:b/>
          <w:bCs/>
        </w:rPr>
        <w:t>both momentum</w:t>
      </w:r>
      <w:r w:rsidRPr="0054414F">
        <w:t xml:space="preserve">, so on gold their edges likely </w:t>
      </w:r>
      <w:r w:rsidRPr="0054414F">
        <w:rPr>
          <w:i/>
          <w:iCs/>
        </w:rPr>
        <w:t>correlate</w:t>
      </w:r>
      <w:r w:rsidRPr="0054414F">
        <w:t xml:space="preserve"> (limited diversification). The real value of CUSUM-momentum is it </w:t>
      </w:r>
      <w:r w:rsidRPr="0054414F">
        <w:rPr>
          <w:b/>
          <w:bCs/>
        </w:rPr>
        <w:t>fires on instruments where Goldminer is too sparse</w:t>
      </w:r>
      <w:r w:rsidRPr="0054414F">
        <w:t>, and it's the clean sampler for meta-labeling later.</w:t>
      </w:r>
    </w:p>
    <w:p w14:paraId="3DAD45D1" w14:textId="77777777" w:rsidR="0054414F" w:rsidRPr="0054414F" w:rsidRDefault="0054414F" w:rsidP="0054414F">
      <w:r w:rsidRPr="0054414F">
        <w:rPr>
          <w:b/>
          <w:bCs/>
        </w:rPr>
        <w:t>Where to point it:</w:t>
      </w:r>
      <w:r w:rsidRPr="0054414F">
        <w:t xml:space="preserve"> trending/breakout markets — </w:t>
      </w:r>
      <w:r w:rsidRPr="0054414F">
        <w:rPr>
          <w:b/>
          <w:bCs/>
        </w:rPr>
        <w:t>indices (US30, NAS100, US500), or gold itself as a benchmark vs Goldminer</w:t>
      </w:r>
      <w:r w:rsidRPr="0054414F">
        <w:t xml:space="preserve">. Timeframe </w:t>
      </w:r>
      <w:r w:rsidRPr="0054414F">
        <w:rPr>
          <w:b/>
          <w:bCs/>
        </w:rPr>
        <w:t>M5–H1</w:t>
      </w:r>
      <w:r w:rsidRPr="0054414F">
        <w:t>; H1 cuts CUSUM's noise. First test: gold M5 (does CUSUM ≈ or beat Goldminer?) + one index Goldminer couldn't trade.</w:t>
      </w:r>
    </w:p>
    <w:p w14:paraId="3B5C3293" w14:textId="77777777" w:rsidR="0054414F" w:rsidRPr="0054414F" w:rsidRDefault="0054414F" w:rsidP="0054414F">
      <w:pPr>
        <w:rPr>
          <w:b/>
          <w:bCs/>
        </w:rPr>
      </w:pPr>
      <w:r w:rsidRPr="0054414F">
        <w:rPr>
          <w:b/>
          <w:bCs/>
        </w:rPr>
        <w:t>Engine B — Mean-reversion</w:t>
      </w:r>
    </w:p>
    <w:p w14:paraId="5B0D0E76" w14:textId="77777777" w:rsidR="0054414F" w:rsidRPr="0054414F" w:rsidRDefault="0054414F" w:rsidP="0054414F">
      <w:r w:rsidRPr="0054414F">
        <w:rPr>
          <w:b/>
          <w:bCs/>
        </w:rPr>
        <w:t>Mechanics:</w:t>
      </w:r>
      <w:r w:rsidRPr="0054414F">
        <w:t xml:space="preserve"> enter </w:t>
      </w:r>
      <w:r w:rsidRPr="0054414F">
        <w:rPr>
          <w:i/>
          <w:iCs/>
        </w:rPr>
        <w:t>against</w:t>
      </w:r>
      <w:r w:rsidRPr="0054414F">
        <w:t xml:space="preserve"> an extreme — RSI&lt;30→BUY / &gt;70→SELL, or close below the lower Bollinger band→BUY, or price z-score vs MA beyond −2σ→BUY. (This is the </w:t>
      </w:r>
      <w:r w:rsidRPr="0054414F">
        <w:rPr>
          <w:i/>
          <w:iCs/>
        </w:rPr>
        <w:t>opposite</w:t>
      </w:r>
      <w:r w:rsidRPr="0054414F">
        <w:t xml:space="preserve"> thesis to Goldminer, which waits for the surge </w:t>
      </w:r>
      <w:r w:rsidRPr="0054414F">
        <w:rPr>
          <w:i/>
          <w:iCs/>
        </w:rPr>
        <w:t>back</w:t>
      </w:r>
      <w:r w:rsidRPr="0054414F">
        <w:t xml:space="preserve"> through the band.)</w:t>
      </w:r>
    </w:p>
    <w:p w14:paraId="1EF0B5A3" w14:textId="77777777" w:rsidR="0054414F" w:rsidRPr="0054414F" w:rsidRDefault="0054414F" w:rsidP="0054414F">
      <w:r w:rsidRPr="0054414F">
        <w:rPr>
          <w:b/>
          <w:bCs/>
        </w:rPr>
        <w:lastRenderedPageBreak/>
        <w:t>Triple-barrier flips role here:</w:t>
      </w:r>
      <w:r w:rsidRPr="0054414F">
        <w:t xml:space="preserve"> the danger is the move </w:t>
      </w:r>
      <w:r w:rsidRPr="0054414F">
        <w:rPr>
          <w:i/>
          <w:iCs/>
        </w:rPr>
        <w:t>keeps going</w:t>
      </w:r>
      <w:r w:rsidRPr="0054414F">
        <w:t xml:space="preserve"> (fat left tail), so the </w:t>
      </w:r>
      <w:r w:rsidRPr="0054414F">
        <w:rPr>
          <w:b/>
          <w:bCs/>
        </w:rPr>
        <w:t>stop barrier is the critical one</w:t>
      </w:r>
      <w:r w:rsidRPr="0054414F">
        <w:t xml:space="preserve"> and you want </w:t>
      </w:r>
      <w:r w:rsidRPr="0054414F">
        <w:rPr>
          <w:b/>
          <w:bCs/>
        </w:rPr>
        <w:t>asymmetric barriers</w:t>
      </w:r>
      <w:r w:rsidRPr="0054414F">
        <w:t xml:space="preserve"> — modest TP (revert to mean = small target), disciplined stop, and the </w:t>
      </w:r>
      <w:r w:rsidRPr="0054414F">
        <w:rPr>
          <w:b/>
          <w:bCs/>
        </w:rPr>
        <w:t>time barrier is essential</w:t>
      </w:r>
      <w:r w:rsidRPr="0054414F">
        <w:t xml:space="preserve"> (kill a reversion that won't revert). Also flip the regime filter: trade reversion </w:t>
      </w:r>
      <w:r w:rsidRPr="0054414F">
        <w:rPr>
          <w:b/>
          <w:bCs/>
        </w:rPr>
        <w:t>only when ADX is LOW</w:t>
      </w:r>
      <w:r w:rsidRPr="0054414F">
        <w:t xml:space="preserve"> (ranging) — the inverse of Goldminer's ADX&gt;25 trend gate.</w:t>
      </w:r>
    </w:p>
    <w:p w14:paraId="1374EFDB" w14:textId="77777777" w:rsidR="0054414F" w:rsidRPr="0054414F" w:rsidRDefault="0054414F" w:rsidP="0054414F">
      <w:r w:rsidRPr="0054414F">
        <w:rPr>
          <w:b/>
          <w:bCs/>
        </w:rPr>
        <w:t>Independent of Goldminer? This is the valuable one</w:t>
      </w:r>
      <w:r w:rsidRPr="0054414F">
        <w:t xml:space="preserve"> — it's a </w:t>
      </w:r>
      <w:r w:rsidRPr="0054414F">
        <w:rPr>
          <w:i/>
          <w:iCs/>
        </w:rPr>
        <w:t>different edge type</w:t>
      </w:r>
      <w:r w:rsidRPr="0054414F">
        <w:t xml:space="preserve">, so its returns are </w:t>
      </w:r>
      <w:r w:rsidRPr="0054414F">
        <w:rPr>
          <w:b/>
          <w:bCs/>
        </w:rPr>
        <w:t>uncorrelated (often anti-correlated) to the momentum book</w:t>
      </w:r>
      <w:r w:rsidRPr="0054414F">
        <w:t>: it makes money in chop, exactly when Goldminer struggles. For an investor that's the prize — a smoother combined equity curve, not just another momentum stream.</w:t>
      </w:r>
    </w:p>
    <w:p w14:paraId="08225C89" w14:textId="77777777" w:rsidR="0054414F" w:rsidRPr="0054414F" w:rsidRDefault="0054414F" w:rsidP="0054414F">
      <w:r w:rsidRPr="0054414F">
        <w:rPr>
          <w:b/>
          <w:bCs/>
        </w:rPr>
        <w:t>Where to point it — and here's the nice insight:</w:t>
      </w:r>
      <w:r w:rsidRPr="0054414F">
        <w:t xml:space="preserve"> the instruments we </w:t>
      </w:r>
      <w:r w:rsidRPr="0054414F">
        <w:rPr>
          <w:b/>
          <w:bCs/>
        </w:rPr>
        <w:t>rejected for Goldminer</w:t>
      </w:r>
      <w:r w:rsidRPr="0054414F">
        <w:t xml:space="preserve"> are the natural home for mean-reversion. </w:t>
      </w:r>
      <w:r w:rsidRPr="0054414F">
        <w:rPr>
          <w:b/>
          <w:bCs/>
        </w:rPr>
        <w:t>USDCHF and US500 were "signal-sparse"</w:t>
      </w:r>
      <w:r w:rsidRPr="0054414F">
        <w:t xml:space="preserve"> for momentum — which is a </w:t>
      </w:r>
      <w:r w:rsidRPr="0054414F">
        <w:rPr>
          <w:i/>
          <w:iCs/>
        </w:rPr>
        <w:t>hint they don't trend much</w:t>
      </w:r>
      <w:r w:rsidRPr="0054414F">
        <w:t xml:space="preserve"> → prime mean-reversion candidates. So the engines tile the universe: momentum harvests the trenders (gold, silver), reversion harvests the rangers (USDCHF, EURCHF, maybe US500). Timeframe </w:t>
      </w:r>
      <w:r w:rsidRPr="0054414F">
        <w:rPr>
          <w:b/>
          <w:bCs/>
        </w:rPr>
        <w:t>M15–H1</w:t>
      </w:r>
      <w:r w:rsidRPr="0054414F">
        <w:t xml:space="preserve"> (M15 for intraday range frequency; H1 for cleaner signals, less noise).</w:t>
      </w:r>
    </w:p>
    <w:p w14:paraId="29449B2F" w14:textId="77777777" w:rsidR="0054414F" w:rsidRPr="0054414F" w:rsidRDefault="0054414F" w:rsidP="0054414F">
      <w:pPr>
        <w:rPr>
          <w:b/>
          <w:bCs/>
        </w:rPr>
      </w:pPr>
      <w:r w:rsidRPr="0054414F">
        <w:rPr>
          <w:b/>
          <w:bCs/>
        </w:rPr>
        <w:t>The investor framing (your actual hunt)</w:t>
      </w:r>
    </w:p>
    <w:p w14:paraId="48022261" w14:textId="77777777" w:rsidR="0054414F" w:rsidRPr="0054414F" w:rsidRDefault="0054414F" w:rsidP="0054414F">
      <w:r w:rsidRPr="0054414F">
        <w:t xml:space="preserve">You're not just looking for one engine — you want </w:t>
      </w:r>
      <w:r w:rsidRPr="0054414F">
        <w:rPr>
          <w:b/>
          <w:bCs/>
        </w:rPr>
        <w:t>uncorrelated profit engines</w:t>
      </w:r>
      <w:r w:rsidRPr="0054414F">
        <w:t xml:space="preserve">. Diversify by </w:t>
      </w:r>
      <w:r w:rsidRPr="0054414F">
        <w:rPr>
          <w:b/>
          <w:bCs/>
        </w:rPr>
        <w:t>edge TYPE</w:t>
      </w:r>
      <w:r w:rsidRPr="0054414F">
        <w:t>, not only by instrument:</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2493"/>
        <w:gridCol w:w="1817"/>
        <w:gridCol w:w="2195"/>
        <w:gridCol w:w="2511"/>
      </w:tblGrid>
      <w:tr w:rsidR="0054414F" w:rsidRPr="0054414F" w14:paraId="2B18C009"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4EDC7F2" w14:textId="77777777" w:rsidR="0054414F" w:rsidRPr="0054414F" w:rsidRDefault="0054414F" w:rsidP="0054414F">
            <w:pPr>
              <w:rPr>
                <w:b/>
                <w:bCs/>
              </w:rPr>
            </w:pPr>
            <w:r w:rsidRPr="0054414F">
              <w:rPr>
                <w:b/>
                <w:bCs/>
              </w:rPr>
              <w:t>Engine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11C4730" w14:textId="77777777" w:rsidR="0054414F" w:rsidRPr="0054414F" w:rsidRDefault="0054414F" w:rsidP="0054414F">
            <w:pPr>
              <w:rPr>
                <w:b/>
                <w:bCs/>
              </w:rPr>
            </w:pPr>
            <w:r w:rsidRPr="0054414F">
              <w:rPr>
                <w:b/>
                <w:bCs/>
              </w:rPr>
              <w:t>Harvests</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4E3BFB9" w14:textId="77777777" w:rsidR="0054414F" w:rsidRPr="0054414F" w:rsidRDefault="0054414F" w:rsidP="0054414F">
            <w:pPr>
              <w:rPr>
                <w:b/>
                <w:bCs/>
              </w:rPr>
            </w:pPr>
            <w:r w:rsidRPr="0054414F">
              <w:rPr>
                <w:b/>
                <w:bCs/>
              </w:rPr>
              <w:t>Best instruments</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03EFA65" w14:textId="77777777" w:rsidR="0054414F" w:rsidRPr="0054414F" w:rsidRDefault="0054414F" w:rsidP="0054414F">
            <w:pPr>
              <w:rPr>
                <w:b/>
                <w:bCs/>
              </w:rPr>
            </w:pPr>
            <w:r w:rsidRPr="0054414F">
              <w:rPr>
                <w:b/>
                <w:bCs/>
              </w:rPr>
              <w:t>Correlation to gold book</w:t>
            </w:r>
          </w:p>
        </w:tc>
      </w:tr>
      <w:tr w:rsidR="0054414F" w:rsidRPr="0054414F" w14:paraId="6146AB75"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F8BD21A" w14:textId="77777777" w:rsidR="0054414F" w:rsidRPr="0054414F" w:rsidRDefault="0054414F" w:rsidP="0054414F">
            <w:r w:rsidRPr="0054414F">
              <w:t>Goldminer (momentum swing)</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20813CF" w14:textId="77777777" w:rsidR="0054414F" w:rsidRPr="0054414F" w:rsidRDefault="0054414F" w:rsidP="0054414F">
            <w:r w:rsidRPr="0054414F">
              <w:t>trend persistence</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AECE50E" w14:textId="77777777" w:rsidR="0054414F" w:rsidRPr="0054414F" w:rsidRDefault="0054414F" w:rsidP="0054414F">
            <w:r w:rsidRPr="0054414F">
              <w:t>gold, silver</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D1C49C4" w14:textId="77777777" w:rsidR="0054414F" w:rsidRPr="0054414F" w:rsidRDefault="0054414F" w:rsidP="0054414F">
            <w:r w:rsidRPr="0054414F">
              <w:t>— (this is the book)</w:t>
            </w:r>
          </w:p>
        </w:tc>
      </w:tr>
      <w:tr w:rsidR="0054414F" w:rsidRPr="0054414F" w14:paraId="21199249"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F2C9DBD" w14:textId="77777777" w:rsidR="0054414F" w:rsidRPr="0054414F" w:rsidRDefault="0054414F" w:rsidP="0054414F">
            <w:r w:rsidRPr="0054414F">
              <w:t>CUSUM-momentum (breakout)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DAC4DA1" w14:textId="77777777" w:rsidR="0054414F" w:rsidRPr="0054414F" w:rsidRDefault="0054414F" w:rsidP="0054414F">
            <w:r w:rsidRPr="0054414F">
              <w:t>trend/expansion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62AD79A" w14:textId="77777777" w:rsidR="0054414F" w:rsidRPr="0054414F" w:rsidRDefault="0054414F" w:rsidP="0054414F">
            <w:r w:rsidRPr="0054414F">
              <w:t>indices, oil</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49E1F09" w14:textId="77777777" w:rsidR="0054414F" w:rsidRPr="0054414F" w:rsidRDefault="0054414F" w:rsidP="0054414F">
            <w:r w:rsidRPr="0054414F">
              <w:rPr>
                <w:b/>
                <w:bCs/>
              </w:rPr>
              <w:t>high</w:t>
            </w:r>
            <w:r w:rsidRPr="0054414F">
              <w:t> (also momentum)</w:t>
            </w:r>
          </w:p>
        </w:tc>
      </w:tr>
      <w:tr w:rsidR="0054414F" w:rsidRPr="0054414F" w14:paraId="5C2B8BA3"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D0DB137" w14:textId="77777777" w:rsidR="0054414F" w:rsidRPr="0054414F" w:rsidRDefault="0054414F" w:rsidP="0054414F">
            <w:r w:rsidRPr="0054414F">
              <w:t>Mean-reversion</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1547BBF" w14:textId="77777777" w:rsidR="0054414F" w:rsidRPr="0054414F" w:rsidRDefault="0054414F" w:rsidP="0054414F">
            <w:r w:rsidRPr="0054414F">
              <w:t>range/chop</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11C3676" w14:textId="77777777" w:rsidR="0054414F" w:rsidRPr="0054414F" w:rsidRDefault="0054414F" w:rsidP="0054414F">
            <w:r w:rsidRPr="0054414F">
              <w:t>USDCHF, EURCHF, US500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262322C" w14:textId="77777777" w:rsidR="0054414F" w:rsidRPr="0054414F" w:rsidRDefault="0054414F" w:rsidP="0054414F">
            <w:r w:rsidRPr="0054414F">
              <w:rPr>
                <w:b/>
                <w:bCs/>
              </w:rPr>
              <w:t>low/negative</w:t>
            </w:r>
            <w:r w:rsidRPr="0054414F">
              <w:t> ← the diversifier</w:t>
            </w:r>
          </w:p>
        </w:tc>
      </w:tr>
    </w:tbl>
    <w:p w14:paraId="0D98DB43" w14:textId="77777777" w:rsidR="0054414F" w:rsidRPr="0054414F" w:rsidRDefault="0054414F" w:rsidP="0054414F">
      <w:r w:rsidRPr="0054414F">
        <w:t xml:space="preserve">The mean-reversion engine is the highest-value </w:t>
      </w:r>
      <w:r w:rsidRPr="0054414F">
        <w:rPr>
          <w:i/>
          <w:iCs/>
        </w:rPr>
        <w:t>new</w:t>
      </w:r>
      <w:r w:rsidRPr="0054414F">
        <w:t xml:space="preserve"> thing because it pays when momentum doesn't. CUSUM is most useful as the AFML sampler that leads into meta-labeling (which connects back to #2).</w:t>
      </w:r>
    </w:p>
    <w:p w14:paraId="3C205429" w14:textId="77777777" w:rsidR="0054414F" w:rsidRPr="0054414F" w:rsidRDefault="0054414F" w:rsidP="0054414F">
      <w:pPr>
        <w:rPr>
          <w:b/>
          <w:bCs/>
        </w:rPr>
      </w:pPr>
      <w:r w:rsidRPr="0054414F">
        <w:rPr>
          <w:b/>
          <w:bCs/>
        </w:rPr>
        <w:t>My honest recommendation on sequencing</w:t>
      </w:r>
    </w:p>
    <w:p w14:paraId="3F4972ED" w14:textId="77777777" w:rsidR="0054414F" w:rsidRPr="0054414F" w:rsidRDefault="0054414F" w:rsidP="0054414F">
      <w:r w:rsidRPr="0054414F">
        <w:t xml:space="preserve">You have three open threads now: </w:t>
      </w:r>
      <w:r w:rsidRPr="0054414F">
        <w:rPr>
          <w:b/>
          <w:bCs/>
        </w:rPr>
        <w:t>#1 decoupled sweep</w:t>
      </w:r>
      <w:r w:rsidRPr="0054414F">
        <w:t xml:space="preserve">, </w:t>
      </w:r>
      <w:r w:rsidRPr="0054414F">
        <w:rPr>
          <w:b/>
          <w:bCs/>
        </w:rPr>
        <w:t>#2 feature-sizing</w:t>
      </w:r>
      <w:r w:rsidRPr="0054414F">
        <w:t xml:space="preserve">, and </w:t>
      </w:r>
      <w:r w:rsidRPr="0054414F">
        <w:rPr>
          <w:b/>
          <w:bCs/>
        </w:rPr>
        <w:t>this signal-lab (CUSUM / mean-reversion)</w:t>
      </w:r>
      <w:r w:rsidRPr="0054414F">
        <w:t>. They're different in nature:</w:t>
      </w:r>
    </w:p>
    <w:p w14:paraId="7FCAB341" w14:textId="77777777" w:rsidR="0054414F" w:rsidRPr="0054414F" w:rsidRDefault="0054414F" w:rsidP="0054414F">
      <w:pPr>
        <w:numPr>
          <w:ilvl w:val="0"/>
          <w:numId w:val="8"/>
        </w:numPr>
      </w:pPr>
      <w:r w:rsidRPr="0054414F">
        <w:lastRenderedPageBreak/>
        <w:t>#1 and #2 </w:t>
      </w:r>
      <w:r w:rsidRPr="0054414F">
        <w:rPr>
          <w:i/>
          <w:iCs/>
        </w:rPr>
        <w:t>refine the gold engine you already trust</w:t>
      </w:r>
      <w:r w:rsidRPr="0054414F">
        <w:t> (cheap, low-risk, finish what we started).</w:t>
      </w:r>
    </w:p>
    <w:p w14:paraId="1E4BB78E" w14:textId="77777777" w:rsidR="0054414F" w:rsidRPr="0054414F" w:rsidRDefault="0054414F" w:rsidP="0054414F">
      <w:pPr>
        <w:numPr>
          <w:ilvl w:val="0"/>
          <w:numId w:val="8"/>
        </w:numPr>
      </w:pPr>
      <w:r w:rsidRPr="0054414F">
        <w:t>The signal-lab </w:t>
      </w:r>
      <w:r w:rsidRPr="0054414F">
        <w:rPr>
          <w:i/>
          <w:iCs/>
        </w:rPr>
        <w:t>opens a genuinely new, uncorrelated engine</w:t>
      </w:r>
      <w:r w:rsidRPr="0054414F">
        <w:t> (bigger upside, more build — a new trigger function + its own shadow→rigor→CPCV per instrument).</w:t>
      </w:r>
    </w:p>
    <w:p w14:paraId="59CD8EA3" w14:textId="77777777" w:rsidR="0054414F" w:rsidRPr="0054414F" w:rsidRDefault="0054414F" w:rsidP="0054414F">
      <w:r w:rsidRPr="0054414F">
        <w:t xml:space="preserve">I'd </w:t>
      </w:r>
      <w:r w:rsidRPr="0054414F">
        <w:rPr>
          <w:b/>
          <w:bCs/>
        </w:rPr>
        <w:t>finish #1 and #2 first</w:t>
      </w:r>
      <w:r w:rsidRPr="0054414F">
        <w:t xml:space="preserve"> (they're half-done and quick — leave no stone unturned on the proven engine), </w:t>
      </w:r>
      <w:r w:rsidRPr="0054414F">
        <w:rPr>
          <w:b/>
          <w:bCs/>
        </w:rPr>
        <w:t>then</w:t>
      </w:r>
      <w:r w:rsidRPr="0054414F">
        <w:t xml:space="preserve"> build the mean-reversion engine as the first signal-lab test on </w:t>
      </w:r>
      <w:r w:rsidRPr="0054414F">
        <w:rPr>
          <w:b/>
          <w:bCs/>
        </w:rPr>
        <w:t>USDCHF M15</w:t>
      </w:r>
      <w:r w:rsidRPr="0054414F">
        <w:t xml:space="preserve"> (the rejected-for-momentum instrument, the real diversification play). CUSUM-momentum I'd rank last — likely correlated to what you already have.</w:t>
      </w:r>
    </w:p>
    <w:p w14:paraId="3DE5EB11" w14:textId="77777777" w:rsidR="0054414F" w:rsidRPr="0054414F" w:rsidRDefault="0054414F" w:rsidP="0054414F">
      <w:r w:rsidRPr="0054414F">
        <w:t>Want me to proceed that way — wrap #1 and #2, then stand up the mean-reversion trigger in the chassis — or jump straight to the signal-lab if the new engine is the priority for you right now?</w:t>
      </w:r>
    </w:p>
    <w:p w14:paraId="3D0C0317" w14:textId="77777777" w:rsidR="0054414F" w:rsidRPr="009F2504" w:rsidRDefault="0054414F" w:rsidP="009F2504"/>
    <w:p w14:paraId="1653AD86" w14:textId="77777777" w:rsidR="00EF5381" w:rsidRPr="00EF5381" w:rsidRDefault="00EF5381" w:rsidP="00EF5381">
      <w:pPr>
        <w:rPr>
          <w:b/>
          <w:bCs/>
        </w:rPr>
      </w:pPr>
      <w:r w:rsidRPr="00EF5381">
        <w:rPr>
          <w:b/>
          <w:bCs/>
        </w:rPr>
        <w:t>Corrected momentum leaderboard (best grisk by total R)</w:t>
      </w:r>
    </w:p>
    <w:tbl>
      <w:tblPr>
        <w:tblW w:w="0" w:type="auto"/>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3142"/>
        <w:gridCol w:w="588"/>
        <w:gridCol w:w="1208"/>
        <w:gridCol w:w="3527"/>
      </w:tblGrid>
      <w:tr w:rsidR="00EF5381" w:rsidRPr="00EF5381" w14:paraId="42BC2578" w14:textId="77777777">
        <w:trPr>
          <w:tblHeader/>
        </w:trPr>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334A91A" w14:textId="77777777" w:rsidR="00EF5381" w:rsidRPr="00EF5381" w:rsidRDefault="00EF5381" w:rsidP="00EF5381">
            <w:pPr>
              <w:rPr>
                <w:b/>
                <w:bCs/>
              </w:rPr>
            </w:pPr>
            <w:r w:rsidRPr="00EF5381">
              <w:rPr>
                <w:b/>
                <w:bCs/>
              </w:rPr>
              <w:t>Symbol</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647FF7F" w14:textId="77777777" w:rsidR="00EF5381" w:rsidRPr="00EF5381" w:rsidRDefault="00EF5381" w:rsidP="00EF5381">
            <w:pPr>
              <w:rPr>
                <w:b/>
                <w:bCs/>
              </w:rPr>
            </w:pPr>
            <w:r w:rsidRPr="00EF5381">
              <w:rPr>
                <w:b/>
                <w:bCs/>
              </w:rPr>
              <w:t>grisk</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32175B2" w14:textId="77777777" w:rsidR="00EF5381" w:rsidRPr="00EF5381" w:rsidRDefault="00EF5381" w:rsidP="00EF5381">
            <w:pPr>
              <w:rPr>
                <w:b/>
                <w:bCs/>
              </w:rPr>
            </w:pPr>
            <w:r w:rsidRPr="00EF5381">
              <w:rPr>
                <w:b/>
                <w:bCs/>
              </w:rPr>
              <w:t>total R</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5ACD6E0" w14:textId="77777777" w:rsidR="00EF5381" w:rsidRPr="00EF5381" w:rsidRDefault="00EF5381" w:rsidP="00EF5381">
            <w:pPr>
              <w:rPr>
                <w:b/>
                <w:bCs/>
              </w:rPr>
            </w:pPr>
          </w:p>
        </w:tc>
      </w:tr>
      <w:tr w:rsidR="00EF5381" w:rsidRPr="00EF5381" w14:paraId="1D2095C1"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6F6521F" w14:textId="77777777" w:rsidR="00EF5381" w:rsidRPr="00EF5381" w:rsidRDefault="00EF5381" w:rsidP="00EF5381">
            <w:r w:rsidRPr="00EF5381">
              <w:rPr>
                <w:b/>
                <w:bCs/>
              </w:rPr>
              <w:t>GOLD</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2B94DD2" w14:textId="77777777" w:rsidR="00EF5381" w:rsidRPr="00EF5381" w:rsidRDefault="00EF5381" w:rsidP="00EF5381">
            <w:r w:rsidRPr="00EF5381">
              <w:t>4</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9EB53F8" w14:textId="77777777" w:rsidR="00EF5381" w:rsidRPr="00EF5381" w:rsidRDefault="00EF5381" w:rsidP="00EF5381">
            <w:r w:rsidRPr="00EF5381">
              <w:rPr>
                <w:b/>
                <w:bCs/>
              </w:rPr>
              <w:t>+40.74</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4013379" w14:textId="77777777" w:rsidR="00EF5381" w:rsidRPr="00EF5381" w:rsidRDefault="00EF5381" w:rsidP="00EF5381"/>
        </w:tc>
      </w:tr>
      <w:tr w:rsidR="00EF5381" w:rsidRPr="00EF5381" w14:paraId="743AFB31"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61DDD11" w14:textId="77777777" w:rsidR="00EF5381" w:rsidRPr="00EF5381" w:rsidRDefault="00EF5381" w:rsidP="00EF5381">
            <w:r w:rsidRPr="00EF5381">
              <w:rPr>
                <w:b/>
                <w:bCs/>
              </w:rPr>
              <w:t>US30Cash</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2B68162" w14:textId="77777777" w:rsidR="00EF5381" w:rsidRPr="00EF5381" w:rsidRDefault="00EF5381" w:rsidP="00EF5381">
            <w:r w:rsidRPr="00EF5381">
              <w:t>4</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E8E6CE2" w14:textId="77777777" w:rsidR="00EF5381" w:rsidRPr="00EF5381" w:rsidRDefault="00EF5381" w:rsidP="00EF5381">
            <w:r w:rsidRPr="00EF5381">
              <w:t>+29.41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8F40399" w14:textId="77777777" w:rsidR="00EF5381" w:rsidRPr="00EF5381" w:rsidRDefault="00EF5381" w:rsidP="00EF5381">
            <w:r w:rsidRPr="00EF5381">
              <w:t>indices trend → momentum works</w:t>
            </w:r>
          </w:p>
        </w:tc>
      </w:tr>
      <w:tr w:rsidR="00EF5381" w:rsidRPr="00EF5381" w14:paraId="6C982B8A"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5C3753F" w14:textId="77777777" w:rsidR="00EF5381" w:rsidRPr="00EF5381" w:rsidRDefault="00EF5381" w:rsidP="00EF5381">
            <w:r w:rsidRPr="00EF5381">
              <w:rPr>
                <w:b/>
                <w:bCs/>
              </w:rPr>
              <w:t>US100Cash</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675C1D7" w14:textId="77777777" w:rsidR="00EF5381" w:rsidRPr="00EF5381" w:rsidRDefault="00EF5381" w:rsidP="00EF5381">
            <w:r w:rsidRPr="00EF5381">
              <w:t>4</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E9A0150" w14:textId="77777777" w:rsidR="00EF5381" w:rsidRPr="00EF5381" w:rsidRDefault="00EF5381" w:rsidP="00EF5381">
            <w:r w:rsidRPr="00EF5381">
              <w:t>+24.49</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5313A59" w14:textId="77777777" w:rsidR="00EF5381" w:rsidRPr="00EF5381" w:rsidRDefault="00EF5381" w:rsidP="00EF5381"/>
        </w:tc>
      </w:tr>
      <w:tr w:rsidR="00EF5381" w:rsidRPr="00EF5381" w14:paraId="742E99FE"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4CB4AB7" w14:textId="77777777" w:rsidR="00EF5381" w:rsidRPr="00EF5381" w:rsidRDefault="00EF5381" w:rsidP="00EF5381">
            <w:r w:rsidRPr="00EF5381">
              <w:rPr>
                <w:b/>
                <w:bCs/>
              </w:rPr>
              <w:t>AUDJPY</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5FE1271" w14:textId="77777777" w:rsidR="00EF5381" w:rsidRPr="00EF5381" w:rsidRDefault="00EF5381" w:rsidP="00EF5381">
            <w:r w:rsidRPr="00EF5381">
              <w:t>14</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F16493A" w14:textId="77777777" w:rsidR="00EF5381" w:rsidRPr="00EF5381" w:rsidRDefault="00EF5381" w:rsidP="00EF5381">
            <w:r w:rsidRPr="00EF5381">
              <w:t>+17.16</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503F72F" w14:textId="77777777" w:rsidR="00EF5381" w:rsidRPr="00EF5381" w:rsidRDefault="00EF5381" w:rsidP="00EF5381">
            <w:r w:rsidRPr="00EF5381">
              <w:t>risk-on trend proxy</w:t>
            </w:r>
          </w:p>
        </w:tc>
      </w:tr>
      <w:tr w:rsidR="00EF5381" w:rsidRPr="00EF5381" w14:paraId="70BF833B"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AD68FE6" w14:textId="77777777" w:rsidR="00EF5381" w:rsidRPr="00EF5381" w:rsidRDefault="00EF5381" w:rsidP="00EF5381">
            <w:r w:rsidRPr="00EF5381">
              <w:t>OILCash</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45B3050" w14:textId="77777777" w:rsidR="00EF5381" w:rsidRPr="00EF5381" w:rsidRDefault="00EF5381" w:rsidP="00EF5381">
            <w:r w:rsidRPr="00EF5381">
              <w:t>4</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9594B06" w14:textId="77777777" w:rsidR="00EF5381" w:rsidRPr="00EF5381" w:rsidRDefault="00EF5381" w:rsidP="00EF5381">
            <w:r w:rsidRPr="00EF5381">
              <w:t>+13.68</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019FF67B" w14:textId="77777777" w:rsidR="00EF5381" w:rsidRPr="00EF5381" w:rsidRDefault="00EF5381" w:rsidP="00EF5381"/>
        </w:tc>
      </w:tr>
      <w:tr w:rsidR="00EF5381" w:rsidRPr="00EF5381" w14:paraId="6B7D6771"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E1A5143" w14:textId="77777777" w:rsidR="00EF5381" w:rsidRPr="00EF5381" w:rsidRDefault="00EF5381" w:rsidP="00EF5381">
            <w:r w:rsidRPr="00EF5381">
              <w:t>US500Cash</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2AC7332" w14:textId="77777777" w:rsidR="00EF5381" w:rsidRPr="00EF5381" w:rsidRDefault="00EF5381" w:rsidP="00EF5381">
            <w:r w:rsidRPr="00EF5381">
              <w:t>4</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CCC28BF" w14:textId="77777777" w:rsidR="00EF5381" w:rsidRPr="00EF5381" w:rsidRDefault="00EF5381" w:rsidP="00EF5381">
            <w:r w:rsidRPr="00EF5381">
              <w:t>+12.97</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F43EA38" w14:textId="77777777" w:rsidR="00EF5381" w:rsidRPr="00EF5381" w:rsidRDefault="00EF5381" w:rsidP="00EF5381"/>
        </w:tc>
      </w:tr>
      <w:tr w:rsidR="00EF5381" w:rsidRPr="00EF5381" w14:paraId="25A2FF11"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4F6590E" w14:textId="77777777" w:rsidR="00EF5381" w:rsidRPr="00EF5381" w:rsidRDefault="00EF5381" w:rsidP="00EF5381">
            <w:r w:rsidRPr="00EF5381">
              <w:t>USDCHF</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9C3436E" w14:textId="77777777" w:rsidR="00EF5381" w:rsidRPr="00EF5381" w:rsidRDefault="00EF5381" w:rsidP="00EF5381">
            <w:r w:rsidRPr="00EF5381">
              <w:t>4</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12FEA888" w14:textId="77777777" w:rsidR="00EF5381" w:rsidRPr="00EF5381" w:rsidRDefault="00EF5381" w:rsidP="00EF5381">
            <w:r w:rsidRPr="00EF5381">
              <w:t>+11.06</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E942D84" w14:textId="77777777" w:rsidR="00EF5381" w:rsidRPr="00EF5381" w:rsidRDefault="00EF5381" w:rsidP="00EF5381">
            <w:r w:rsidRPr="00EF5381">
              <w:t>(grisk 4 by total, not 7)</w:t>
            </w:r>
          </w:p>
        </w:tc>
      </w:tr>
      <w:tr w:rsidR="00EF5381" w:rsidRPr="00EF5381" w14:paraId="61B6F063"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91FE80B" w14:textId="77777777" w:rsidR="00EF5381" w:rsidRPr="00EF5381" w:rsidRDefault="00EF5381" w:rsidP="00EF5381">
            <w:r w:rsidRPr="00EF5381">
              <w:t>USDCAD</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815E907" w14:textId="77777777" w:rsidR="00EF5381" w:rsidRPr="00EF5381" w:rsidRDefault="00EF5381" w:rsidP="00EF5381">
            <w:r w:rsidRPr="00EF5381">
              <w:t>21</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B999545" w14:textId="77777777" w:rsidR="00EF5381" w:rsidRPr="00EF5381" w:rsidRDefault="00EF5381" w:rsidP="00EF5381">
            <w:r w:rsidRPr="00EF5381">
              <w:t>+7.78</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E006F34" w14:textId="77777777" w:rsidR="00EF5381" w:rsidRPr="00EF5381" w:rsidRDefault="00EF5381" w:rsidP="00EF5381"/>
        </w:tc>
      </w:tr>
      <w:tr w:rsidR="00EF5381" w:rsidRPr="00EF5381" w14:paraId="56A1044B"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230DF48" w14:textId="77777777" w:rsidR="00EF5381" w:rsidRPr="00EF5381" w:rsidRDefault="00EF5381" w:rsidP="00EF5381">
            <w:r w:rsidRPr="00EF5381">
              <w:t>EURCHF</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7F29469" w14:textId="77777777" w:rsidR="00EF5381" w:rsidRPr="00EF5381" w:rsidRDefault="00EF5381" w:rsidP="00EF5381">
            <w:r w:rsidRPr="00EF5381">
              <w:t>10</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0347661" w14:textId="77777777" w:rsidR="00EF5381" w:rsidRPr="00EF5381" w:rsidRDefault="00EF5381" w:rsidP="00EF5381">
            <w:r w:rsidRPr="00EF5381">
              <w:t>+2.85</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7AE5934" w14:textId="77777777" w:rsidR="00EF5381" w:rsidRPr="00EF5381" w:rsidRDefault="00EF5381" w:rsidP="00EF5381"/>
        </w:tc>
      </w:tr>
      <w:tr w:rsidR="00EF5381" w:rsidRPr="00EF5381" w14:paraId="3CC228B7"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A2E9A5E" w14:textId="77777777" w:rsidR="00EF5381" w:rsidRPr="00EF5381" w:rsidRDefault="00EF5381" w:rsidP="00EF5381">
            <w:r w:rsidRPr="00EF5381">
              <w:t>EURUSD</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8E50248" w14:textId="77777777" w:rsidR="00EF5381" w:rsidRPr="00EF5381" w:rsidRDefault="00EF5381" w:rsidP="00EF5381">
            <w:r w:rsidRPr="00EF5381">
              <w:t>4</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349560FE" w14:textId="77777777" w:rsidR="00EF5381" w:rsidRPr="00EF5381" w:rsidRDefault="00EF5381" w:rsidP="00EF5381">
            <w:r w:rsidRPr="00EF5381">
              <w:t>+0.33</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1B6CC22" w14:textId="77777777" w:rsidR="00EF5381" w:rsidRPr="00EF5381" w:rsidRDefault="00EF5381" w:rsidP="00EF5381">
            <w:r w:rsidRPr="00EF5381">
              <w:t>flat</w:t>
            </w:r>
          </w:p>
        </w:tc>
      </w:tr>
      <w:tr w:rsidR="00EF5381" w:rsidRPr="00EF5381" w14:paraId="416C0324"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FA0D1B0" w14:textId="77777777" w:rsidR="00EF5381" w:rsidRPr="00EF5381" w:rsidRDefault="00EF5381" w:rsidP="00EF5381">
            <w:r w:rsidRPr="00EF5381">
              <w:t>SILVER, GBPUSD, JPY-crosses</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57994BA4" w14:textId="77777777" w:rsidR="00EF5381" w:rsidRPr="00EF5381" w:rsidRDefault="00EF5381" w:rsidP="00EF5381">
            <w:r w:rsidRPr="00EF5381">
              <w: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EF7B26A" w14:textId="77777777" w:rsidR="00EF5381" w:rsidRPr="00EF5381" w:rsidRDefault="00EF5381" w:rsidP="00EF5381">
            <w:r w:rsidRPr="00EF5381">
              <w:t>−2 to −7</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F844C32" w14:textId="77777777" w:rsidR="00EF5381" w:rsidRPr="00EF5381" w:rsidRDefault="00EF5381" w:rsidP="00EF5381"/>
        </w:tc>
      </w:tr>
      <w:tr w:rsidR="00EF5381" w:rsidRPr="00EF5381" w14:paraId="76801845" w14:textId="77777777">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67C141FC" w14:textId="77777777" w:rsidR="00EF5381" w:rsidRPr="00EF5381" w:rsidRDefault="00EF5381" w:rsidP="00EF5381">
            <w:r w:rsidRPr="00EF5381">
              <w:t>NZDUSD, EURGBP, </w:t>
            </w:r>
            <w:r w:rsidRPr="00EF5381">
              <w:rPr>
                <w:b/>
                <w:bCs/>
              </w:rPr>
              <w:t>AUDUSD</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7C0D4C71" w14:textId="77777777" w:rsidR="00EF5381" w:rsidRPr="00EF5381" w:rsidRDefault="00EF5381" w:rsidP="00EF5381">
            <w:r w:rsidRPr="00EF5381">
              <w:t>—</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253A7A79" w14:textId="77777777" w:rsidR="00EF5381" w:rsidRPr="00EF5381" w:rsidRDefault="00EF5381" w:rsidP="00EF5381">
            <w:r w:rsidRPr="00EF5381">
              <w:t>−3 to </w:t>
            </w:r>
            <w:r w:rsidRPr="00EF5381">
              <w:rPr>
                <w:b/>
                <w:bCs/>
              </w:rPr>
              <w:t>−10.2</w:t>
            </w:r>
          </w:p>
        </w:tc>
        <w:tc>
          <w:tcPr>
            <w:tcW w:w="0" w:type="auto"/>
            <w:tcBorders>
              <w:top w:val="single" w:sz="4" w:space="0" w:color="2A2B2C"/>
              <w:left w:val="single" w:sz="4" w:space="0" w:color="2A2B2C"/>
              <w:bottom w:val="single" w:sz="4" w:space="0" w:color="2A2B2C"/>
              <w:right w:val="single" w:sz="4" w:space="0" w:color="2A2B2C"/>
            </w:tcBorders>
            <w:shd w:val="clear" w:color="auto" w:fill="191A1B"/>
            <w:tcMar>
              <w:top w:w="30" w:type="dxa"/>
              <w:left w:w="30" w:type="dxa"/>
              <w:bottom w:w="30" w:type="dxa"/>
              <w:right w:w="30" w:type="dxa"/>
            </w:tcMar>
            <w:vAlign w:val="center"/>
            <w:hideMark/>
          </w:tcPr>
          <w:p w14:paraId="4F792B54" w14:textId="77777777" w:rsidR="00EF5381" w:rsidRPr="00EF5381" w:rsidRDefault="00EF5381" w:rsidP="00EF5381">
            <w:r w:rsidRPr="00EF5381">
              <w:t>worst</w:t>
            </w:r>
          </w:p>
        </w:tc>
      </w:tr>
    </w:tbl>
    <w:p w14:paraId="34695A8A" w14:textId="1880C401" w:rsidR="009F2504" w:rsidRDefault="002E357F">
      <w:r>
        <w:tab/>
      </w:r>
    </w:p>
    <w:p w14:paraId="487EFECB" w14:textId="77777777" w:rsidR="00BD3CA4" w:rsidRPr="00BD3CA4" w:rsidRDefault="00BD3CA4" w:rsidP="00BD3CA4">
      <w:r w:rsidRPr="00BD3CA4">
        <w:rPr>
          <w:b/>
          <w:bCs/>
        </w:rPr>
        <w:t>My call: I'm starting on #1 — the regime-aware basket exit to cut gold's equity DD</w:t>
      </w:r>
      <w:r w:rsidRPr="00BD3CA4">
        <w:t xml:space="preserve"> — because it directly increases the safe size of the one thing that works, and it's testable </w:t>
      </w:r>
      <w:r w:rsidRPr="00BD3CA4">
        <w:lastRenderedPageBreak/>
        <w:t>every-tick this session. If it lowers the 20% without denting the $7,908, that's immediate, bankable contribution.</w:t>
      </w:r>
    </w:p>
    <w:p w14:paraId="4B017E2C" w14:textId="77777777" w:rsidR="00BD3CA4" w:rsidRDefault="00BD3CA4" w:rsidP="00BD3CA4">
      <w:r w:rsidRPr="00BD3CA4">
        <w:t>I'll build it now unless you redirect. (Runs 4/5 and the broad scan I'd actually shelve — they're not where the money is.)</w:t>
      </w:r>
    </w:p>
    <w:p w14:paraId="5D1EC22F" w14:textId="77777777" w:rsidR="006B4EA0" w:rsidRDefault="006B4EA0" w:rsidP="00BD3CA4"/>
    <w:p w14:paraId="13A623A2" w14:textId="77777777" w:rsidR="006B4EA0" w:rsidRPr="006B4EA0" w:rsidRDefault="006B4EA0" w:rsidP="006B4EA0">
      <w:pPr>
        <w:rPr>
          <w:b/>
          <w:bCs/>
        </w:rPr>
      </w:pPr>
      <w:r w:rsidRPr="006B4EA0">
        <w:rPr>
          <w:b/>
          <w:bCs/>
        </w:rPr>
        <w:t>Next — your call</w:t>
      </w:r>
    </w:p>
    <w:p w14:paraId="67B1B45C" w14:textId="77777777" w:rsidR="006B4EA0" w:rsidRPr="006B4EA0" w:rsidRDefault="006B4EA0" w:rsidP="006B4EA0">
      <w:pPr>
        <w:numPr>
          <w:ilvl w:val="0"/>
          <w:numId w:val="9"/>
        </w:numPr>
      </w:pPr>
      <w:r w:rsidRPr="006B4EA0">
        <w:rPr>
          <w:b/>
          <w:bCs/>
        </w:rPr>
        <w:t>Deploy oil small</w:t>
      </w:r>
      <w:r w:rsidRPr="006B4EA0">
        <w:t> + start its clean live journal (like gold/silver), so all three accumulate real-vs-backtest data.</w:t>
      </w:r>
    </w:p>
    <w:p w14:paraId="27611FF4" w14:textId="77777777" w:rsidR="006B4EA0" w:rsidRPr="006B4EA0" w:rsidRDefault="006B4EA0" w:rsidP="006B4EA0">
      <w:pPr>
        <w:numPr>
          <w:ilvl w:val="0"/>
          <w:numId w:val="9"/>
        </w:numPr>
      </w:pPr>
      <w:r w:rsidRPr="006B4EA0">
        <w:rPr>
          <w:b/>
          <w:bCs/>
        </w:rPr>
        <w:t>Currencies</w:t>
      </w:r>
      <w:r w:rsidRPr="006B4EA0">
        <w:t> — USDCHF / AUDJPY via the matched-DB recipe (genuinely uncorrelated FX edge).</w:t>
      </w:r>
    </w:p>
    <w:p w14:paraId="54138C6F" w14:textId="77777777" w:rsidR="006B4EA0" w:rsidRPr="006B4EA0" w:rsidRDefault="006B4EA0" w:rsidP="006B4EA0">
      <w:pPr>
        <w:numPr>
          <w:ilvl w:val="0"/>
          <w:numId w:val="9"/>
        </w:numPr>
      </w:pPr>
      <w:r w:rsidRPr="006B4EA0">
        <w:rPr>
          <w:b/>
          <w:bCs/>
        </w:rPr>
        <w:t>Test UseEntrySL=false on silver</w:t>
      </w:r>
      <w:r w:rsidRPr="006B4EA0">
        <w:t> — quick, could lift silver the way it lifted oil.</w:t>
      </w:r>
    </w:p>
    <w:p w14:paraId="0CFF7264" w14:textId="77777777" w:rsidR="006B4EA0" w:rsidRPr="006B4EA0" w:rsidRDefault="006B4EA0" w:rsidP="006B4EA0">
      <w:pPr>
        <w:numPr>
          <w:ilvl w:val="0"/>
          <w:numId w:val="9"/>
        </w:numPr>
      </w:pPr>
      <w:r w:rsidRPr="006B4EA0">
        <w:rPr>
          <w:b/>
          <w:bCs/>
        </w:rPr>
        <w:t>Oil sell-side</w:t>
      </w:r>
      <w:r w:rsidRPr="006B4EA0">
        <w:t> (PF &gt; 2.2) — the structural lever, bigger R&amp;D.</w:t>
      </w:r>
    </w:p>
    <w:p w14:paraId="786528DD" w14:textId="77777777" w:rsidR="006B4EA0" w:rsidRPr="00BD3CA4" w:rsidRDefault="006B4EA0" w:rsidP="00BD3CA4"/>
    <w:p w14:paraId="2F2EA66A" w14:textId="70DA4E44" w:rsidR="00BD3CA4" w:rsidRDefault="00A84F9E">
      <w:r w:rsidRPr="00A84F9E">
        <w:rPr>
          <w:noProof/>
        </w:rPr>
        <w:drawing>
          <wp:inline distT="0" distB="0" distL="0" distR="0" wp14:anchorId="01F9692A" wp14:editId="4785AF04">
            <wp:extent cx="6421123" cy="1424940"/>
            <wp:effectExtent l="0" t="0" r="0" b="3810"/>
            <wp:docPr id="198905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50472" name=""/>
                    <pic:cNvPicPr/>
                  </pic:nvPicPr>
                  <pic:blipFill>
                    <a:blip r:embed="rId26"/>
                    <a:stretch>
                      <a:fillRect/>
                    </a:stretch>
                  </pic:blipFill>
                  <pic:spPr>
                    <a:xfrm>
                      <a:off x="0" y="0"/>
                      <a:ext cx="6423212" cy="1425404"/>
                    </a:xfrm>
                    <a:prstGeom prst="rect">
                      <a:avLst/>
                    </a:prstGeom>
                  </pic:spPr>
                </pic:pic>
              </a:graphicData>
            </a:graphic>
          </wp:inline>
        </w:drawing>
      </w:r>
    </w:p>
    <w:p w14:paraId="715CCA39" w14:textId="77777777" w:rsidR="00E62842" w:rsidRDefault="00E62842"/>
    <w:p w14:paraId="5B5F10B4" w14:textId="29E07A9E" w:rsidR="00E62842" w:rsidRDefault="00E62842">
      <w:r w:rsidRPr="00E62842">
        <w:rPr>
          <w:noProof/>
        </w:rPr>
        <w:drawing>
          <wp:inline distT="0" distB="0" distL="0" distR="0" wp14:anchorId="23CCBDAA" wp14:editId="73F7B64B">
            <wp:extent cx="6482343" cy="1664036"/>
            <wp:effectExtent l="0" t="0" r="0" b="0"/>
            <wp:docPr id="157551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17163" name=""/>
                    <pic:cNvPicPr/>
                  </pic:nvPicPr>
                  <pic:blipFill>
                    <a:blip r:embed="rId27"/>
                    <a:stretch>
                      <a:fillRect/>
                    </a:stretch>
                  </pic:blipFill>
                  <pic:spPr>
                    <a:xfrm>
                      <a:off x="0" y="0"/>
                      <a:ext cx="6492637" cy="1666679"/>
                    </a:xfrm>
                    <a:prstGeom prst="rect">
                      <a:avLst/>
                    </a:prstGeom>
                  </pic:spPr>
                </pic:pic>
              </a:graphicData>
            </a:graphic>
          </wp:inline>
        </w:drawing>
      </w:r>
    </w:p>
    <w:p w14:paraId="22D03554" w14:textId="77777777" w:rsidR="00A90E7C" w:rsidRDefault="00A90E7C"/>
    <w:p w14:paraId="4BC78476" w14:textId="08A89C98" w:rsidR="00A90E7C" w:rsidRDefault="00A90E7C"/>
    <w:p w14:paraId="478C1E87" w14:textId="77777777" w:rsidR="00A90E7C" w:rsidRDefault="00A90E7C">
      <w:r>
        <w:br w:type="page"/>
      </w:r>
    </w:p>
    <w:p w14:paraId="19C40CD0" w14:textId="77777777" w:rsidR="00A90E7C" w:rsidRPr="00A90E7C" w:rsidRDefault="00A90E7C" w:rsidP="00A90E7C">
      <w:r w:rsidRPr="00A90E7C">
        <w:lastRenderedPageBreak/>
        <w:t>Done. gridstat_meta.py is now a complete tool, not a print toy.</w:t>
      </w:r>
    </w:p>
    <w:p w14:paraId="112C4695" w14:textId="77777777" w:rsidR="00A90E7C" w:rsidRPr="00A90E7C" w:rsidRDefault="00A90E7C" w:rsidP="00A90E7C">
      <w:pPr>
        <w:rPr>
          <w:b/>
          <w:bCs/>
        </w:rPr>
      </w:pPr>
      <w:r w:rsidRPr="00A90E7C">
        <w:rPr>
          <w:b/>
          <w:bCs/>
        </w:rPr>
        <w:t>What --write now produces (in </w:t>
      </w:r>
      <w:proofErr w:type="spellStart"/>
      <w:r w:rsidRPr="00A90E7C">
        <w:rPr>
          <w:b/>
          <w:bCs/>
        </w:rPr>
        <w:t>analysis_data</w:t>
      </w:r>
      <w:proofErr w:type="spellEnd"/>
      <w:r w:rsidRPr="00A90E7C">
        <w:rPr>
          <w:b/>
          <w:bCs/>
        </w:rPr>
        <w:t>/)</w:t>
      </w:r>
    </w:p>
    <w:p w14:paraId="6A9C6C63" w14:textId="77777777" w:rsidR="00A90E7C" w:rsidRPr="00A90E7C" w:rsidRDefault="00A90E7C" w:rsidP="00A90E7C">
      <w:pPr>
        <w:numPr>
          <w:ilvl w:val="0"/>
          <w:numId w:val="10"/>
        </w:numPr>
      </w:pPr>
      <w:proofErr w:type="spellStart"/>
      <w:r w:rsidRPr="00A90E7C">
        <w:rPr>
          <w:b/>
          <w:bCs/>
        </w:rPr>
        <w:t>meta_report</w:t>
      </w:r>
      <w:proofErr w:type="spellEnd"/>
      <w:r w:rsidRPr="00A90E7C">
        <w:rPr>
          <w:b/>
          <w:bCs/>
        </w:rPr>
        <w:t>_&lt;date&gt;.txt</w:t>
      </w:r>
      <w:r w:rsidRPr="00A90E7C">
        <w:t> — the full dated analysis (head-to-head, feature importance, Sharpe/DSR, verdict) so you can read or compare runs without re-running.</w:t>
      </w:r>
    </w:p>
    <w:p w14:paraId="0DF6FCE4" w14:textId="77777777" w:rsidR="00A90E7C" w:rsidRPr="00A90E7C" w:rsidRDefault="00A90E7C" w:rsidP="00A90E7C">
      <w:pPr>
        <w:numPr>
          <w:ilvl w:val="0"/>
          <w:numId w:val="10"/>
        </w:numPr>
      </w:pPr>
      <w:proofErr w:type="spellStart"/>
      <w:r w:rsidRPr="00A90E7C">
        <w:rPr>
          <w:b/>
          <w:bCs/>
        </w:rPr>
        <w:t>gridstat_sizing_meta</w:t>
      </w:r>
      <w:proofErr w:type="spellEnd"/>
      <w:r w:rsidRPr="00A90E7C">
        <w:rPr>
          <w:b/>
          <w:bCs/>
        </w:rPr>
        <w:t>_{</w:t>
      </w:r>
      <w:proofErr w:type="spellStart"/>
      <w:r w:rsidRPr="00A90E7C">
        <w:rPr>
          <w:b/>
          <w:bCs/>
        </w:rPr>
        <w:t>gold,silver,oil</w:t>
      </w:r>
      <w:proofErr w:type="spellEnd"/>
      <w:r w:rsidRPr="00A90E7C">
        <w:rPr>
          <w:b/>
          <w:bCs/>
        </w:rPr>
        <w:t>}_&lt;date&gt;.csv</w:t>
      </w:r>
      <w:r w:rsidRPr="00A90E7C">
        <w:t> — per-symbol, </w:t>
      </w:r>
      <w:r w:rsidRPr="00A90E7C">
        <w:rPr>
          <w:b/>
          <w:bCs/>
        </w:rPr>
        <w:t>EA-readable</w:t>
      </w:r>
      <w:r w:rsidRPr="00A90E7C">
        <w:t> sizing tables in the exact gridstat_rigor.py format (</w:t>
      </w:r>
      <w:proofErr w:type="spellStart"/>
      <w:r w:rsidRPr="00A90E7C">
        <w:t>setup_key</w:t>
      </w:r>
      <w:proofErr w:type="spellEnd"/>
      <w:r w:rsidRPr="00A90E7C">
        <w:t xml:space="preserve">, </w:t>
      </w:r>
      <w:proofErr w:type="spellStart"/>
      <w:r w:rsidRPr="00A90E7C">
        <w:t>size_mult</w:t>
      </w:r>
      <w:proofErr w:type="spellEnd"/>
      <w:r w:rsidRPr="00A90E7C">
        <w:t>, …; </w:t>
      </w:r>
      <w:proofErr w:type="spellStart"/>
      <w:r w:rsidRPr="00A90E7C">
        <w:t>size_mult</w:t>
      </w:r>
      <w:proofErr w:type="spellEnd"/>
      <w:r w:rsidRPr="00A90E7C">
        <w:t xml:space="preserve"> in col </w:t>
      </w:r>
      <w:proofErr w:type="spellStart"/>
      <w:r w:rsidRPr="00A90E7C">
        <w:t>idx</w:t>
      </w:r>
      <w:proofErr w:type="spellEnd"/>
      <w:r w:rsidRPr="00A90E7C">
        <w:t xml:space="preserve"> 1, which is what </w:t>
      </w:r>
      <w:proofErr w:type="spellStart"/>
      <w:r w:rsidRPr="00A90E7C">
        <w:t>LookupSizing</w:t>
      </w:r>
      <w:proofErr w:type="spellEnd"/>
      <w:r w:rsidRPr="00A90E7C">
        <w:t>() reads). Size = </w:t>
      </w:r>
      <w:r w:rsidRPr="00A90E7C">
        <w:rPr>
          <w:b/>
          <w:bCs/>
        </w:rPr>
        <w:t>relative ML-confidence rank</w:t>
      </w:r>
      <w:r w:rsidRPr="00A90E7C">
        <w:t> (0.75×→2.0×), negative-expectancy setups zeroed, thin ones floored — and it correctly rediscovers oil's known star/workhorse setups, so it's sane.</w:t>
      </w:r>
    </w:p>
    <w:p w14:paraId="57507205" w14:textId="77777777" w:rsidR="00A90E7C" w:rsidRPr="00A90E7C" w:rsidRDefault="00A90E7C" w:rsidP="00A90E7C">
      <w:pPr>
        <w:rPr>
          <w:b/>
          <w:bCs/>
        </w:rPr>
      </w:pPr>
      <w:r w:rsidRPr="00A90E7C">
        <w:rPr>
          <w:b/>
          <w:bCs/>
        </w:rPr>
        <w:t>How you'd actually use the table</w:t>
      </w:r>
    </w:p>
    <w:p w14:paraId="443316B0" w14:textId="77777777" w:rsidR="00A90E7C" w:rsidRPr="00A90E7C" w:rsidRDefault="00A90E7C" w:rsidP="00A90E7C">
      <w:r w:rsidRPr="00A90E7C">
        <w:t xml:space="preserve">It's deliberately </w:t>
      </w:r>
      <w:r w:rsidRPr="00A90E7C">
        <w:rPr>
          <w:b/>
          <w:bCs/>
        </w:rPr>
        <w:t>not auto-promoted</w:t>
      </w:r>
      <w:r w:rsidRPr="00A90E7C">
        <w:t xml:space="preserve"> (separation policy). To A/B one in the tester:</w:t>
      </w:r>
    </w:p>
    <w:p w14:paraId="76FA34DA" w14:textId="77777777" w:rsidR="00A90E7C" w:rsidRPr="00A90E7C" w:rsidRDefault="00A90E7C" w:rsidP="00A90E7C">
      <w:pPr>
        <w:numPr>
          <w:ilvl w:val="0"/>
          <w:numId w:val="11"/>
        </w:numPr>
      </w:pPr>
      <w:r w:rsidRPr="00A90E7C">
        <w:t>Copy e.g. analysis_data/gridstat_sizing_meta_oil_20260618.csv → Common\Files\gridstat_sizing_oil_ml.csv</w:t>
      </w:r>
    </w:p>
    <w:p w14:paraId="77CA8401" w14:textId="77777777" w:rsidR="00A90E7C" w:rsidRPr="00A90E7C" w:rsidRDefault="00A90E7C" w:rsidP="00A90E7C">
      <w:pPr>
        <w:numPr>
          <w:ilvl w:val="0"/>
          <w:numId w:val="11"/>
        </w:numPr>
      </w:pPr>
      <w:r w:rsidRPr="00A90E7C">
        <w:t>Set UseSizingTable=true, StatsFilterEnabled=false, SizingCSVFile=gridstat_sizing_oil_ml.csv, MaxSizeMult=2.0</w:t>
      </w:r>
    </w:p>
    <w:p w14:paraId="2F372176" w14:textId="77777777" w:rsidR="00A90E7C" w:rsidRPr="00A90E7C" w:rsidRDefault="00A90E7C" w:rsidP="00A90E7C">
      <w:pPr>
        <w:numPr>
          <w:ilvl w:val="0"/>
          <w:numId w:val="11"/>
        </w:numPr>
      </w:pPr>
      <w:r w:rsidRPr="00A90E7C">
        <w:t>Run </w:t>
      </w:r>
      <w:r w:rsidRPr="00A90E7C">
        <w:rPr>
          <w:b/>
          <w:bCs/>
        </w:rPr>
        <w:t>every-tick</w:t>
      </w:r>
      <w:r w:rsidRPr="00A90E7C">
        <w:t> and compare net/PF/DD to the live config.</w:t>
      </w:r>
    </w:p>
    <w:p w14:paraId="710B7286" w14:textId="77777777" w:rsidR="00A90E7C" w:rsidRPr="00A90E7C" w:rsidRDefault="00A90E7C" w:rsidP="00A90E7C">
      <w:pPr>
        <w:rPr>
          <w:b/>
          <w:bCs/>
        </w:rPr>
      </w:pPr>
      <w:r w:rsidRPr="00A90E7C">
        <w:rPr>
          <w:b/>
          <w:bCs/>
        </w:rPr>
        <w:t>But the honest caveat stands (and I won't bury it)</w:t>
      </w:r>
    </w:p>
    <w:p w14:paraId="5F356388" w14:textId="77777777" w:rsidR="00A90E7C" w:rsidRPr="00A90E7C" w:rsidRDefault="00A90E7C" w:rsidP="00A90E7C">
      <w:r w:rsidRPr="00A90E7C">
        <w:t xml:space="preserve">The OOS test says </w:t>
      </w:r>
      <w:r w:rsidRPr="00A90E7C">
        <w:rPr>
          <w:b/>
          <w:bCs/>
        </w:rPr>
        <w:t>standalone ML selection doesn't beat the live fingerprint config</w:t>
      </w:r>
      <w:r w:rsidRPr="00A90E7C">
        <w:t>, and collapsing per-</w:t>
      </w:r>
      <w:r w:rsidRPr="00A90E7C">
        <w:rPr>
          <w:i/>
          <w:iCs/>
        </w:rPr>
        <w:t>trade</w:t>
      </w:r>
      <w:r w:rsidRPr="00A90E7C">
        <w:t xml:space="preserve"> ML to a per-</w:t>
      </w:r>
      <w:r w:rsidRPr="00A90E7C">
        <w:rPr>
          <w:i/>
          <w:iCs/>
        </w:rPr>
        <w:t>fingerprint</w:t>
      </w:r>
      <w:r w:rsidRPr="00A90E7C">
        <w:t xml:space="preserve"> table throws away most of the ML's actual edge (its discrimination is within a fingerprint, not across them). So this table is a </w:t>
      </w:r>
      <w:r w:rsidRPr="00A90E7C">
        <w:rPr>
          <w:b/>
          <w:bCs/>
        </w:rPr>
        <w:t>legitimate research artifact to A/B</w:t>
      </w:r>
      <w:r w:rsidRPr="00A90E7C">
        <w:t xml:space="preserve">, not a recommended live swap. The genuinely better path remains the one the data pointed at: more instruments for sample size, and per-trade ML via </w:t>
      </w:r>
      <w:r w:rsidRPr="00A90E7C">
        <w:rPr>
          <w:b/>
          <w:bCs/>
        </w:rPr>
        <w:t>ONNX-in-MT5</w:t>
      </w:r>
      <w:r w:rsidRPr="00A90E7C">
        <w:t xml:space="preserve"> rather than a fingerprint lookup.</w:t>
      </w:r>
    </w:p>
    <w:p w14:paraId="1E384521" w14:textId="77777777" w:rsidR="00A90E7C" w:rsidRPr="00A90E7C" w:rsidRDefault="00A90E7C" w:rsidP="00A90E7C">
      <w:r w:rsidRPr="00A90E7C">
        <w:t xml:space="preserve">So: the Python now both </w:t>
      </w:r>
      <w:r w:rsidRPr="00A90E7C">
        <w:rPr>
          <w:b/>
          <w:bCs/>
        </w:rPr>
        <w:t>saves results</w:t>
      </w:r>
      <w:r w:rsidRPr="00A90E7C">
        <w:t xml:space="preserve"> and </w:t>
      </w:r>
      <w:r w:rsidRPr="00A90E7C">
        <w:rPr>
          <w:b/>
          <w:bCs/>
        </w:rPr>
        <w:t>emits a loadable table</w:t>
      </w:r>
      <w:r w:rsidRPr="00A90E7C">
        <w:t xml:space="preserve"> — useful — while the experiment's verdict keeps us honest about whether to actually deploy it. Logged in CLAUDE.md.</w:t>
      </w:r>
    </w:p>
    <w:p w14:paraId="6FC0CBF7" w14:textId="77777777" w:rsidR="00A90E7C" w:rsidRPr="00A90E7C" w:rsidRDefault="00A90E7C" w:rsidP="00A90E7C">
      <w:r w:rsidRPr="00A90E7C">
        <w:t xml:space="preserve">I am </w:t>
      </w:r>
      <w:proofErr w:type="spellStart"/>
      <w:r w:rsidRPr="00A90E7C">
        <w:t>thankfull</w:t>
      </w:r>
      <w:proofErr w:type="spellEnd"/>
      <w:r w:rsidRPr="00A90E7C">
        <w:t xml:space="preserve"> for the analysis data but how will it make me more profits. My brief was to build me a solution based on the market edge principles based on Advances in Financial Machine Learning" by Marcos López de Prado. How do we exploit all the items that give us more of an edge?</w:t>
      </w:r>
    </w:p>
    <w:p w14:paraId="525DBFC9" w14:textId="77777777" w:rsidR="00A90E7C" w:rsidRPr="00A90E7C" w:rsidRDefault="00A90E7C" w:rsidP="00A90E7C">
      <w:r w:rsidRPr="00A90E7C">
        <w:t xml:space="preserve">You're right to push back — and the honest answer is that </w:t>
      </w:r>
      <w:r w:rsidRPr="00A90E7C">
        <w:rPr>
          <w:b/>
          <w:bCs/>
        </w:rPr>
        <w:t>the meta-</w:t>
      </w:r>
      <w:proofErr w:type="spellStart"/>
      <w:r w:rsidRPr="00A90E7C">
        <w:rPr>
          <w:b/>
          <w:bCs/>
        </w:rPr>
        <w:t>labeling</w:t>
      </w:r>
      <w:proofErr w:type="spellEnd"/>
      <w:r w:rsidRPr="00A90E7C">
        <w:rPr>
          <w:b/>
          <w:bCs/>
        </w:rPr>
        <w:t xml:space="preserve"> experiment was the book telling us where </w:t>
      </w:r>
      <w:r w:rsidRPr="00A90E7C">
        <w:rPr>
          <w:b/>
          <w:bCs/>
          <w:i/>
          <w:iCs/>
        </w:rPr>
        <w:t>not</w:t>
      </w:r>
      <w:r w:rsidRPr="00A90E7C">
        <w:rPr>
          <w:b/>
          <w:bCs/>
        </w:rPr>
        <w:t xml:space="preserve"> to spend money</w:t>
      </w:r>
      <w:r w:rsidRPr="00A90E7C">
        <w:t xml:space="preserve"> (cleverer model on 3 </w:t>
      </w:r>
      <w:r w:rsidRPr="00A90E7C">
        <w:lastRenderedPageBreak/>
        <w:t xml:space="preserve">symbols ≠ profit). That's valuable, but it's not the profit. Let me reframe around what actually makes you money, because the book is very clear about this and we've only built the </w:t>
      </w:r>
      <w:r w:rsidRPr="00A90E7C">
        <w:rPr>
          <w:i/>
          <w:iCs/>
        </w:rPr>
        <w:t>measurement</w:t>
      </w:r>
      <w:r w:rsidRPr="00A90E7C">
        <w:t xml:space="preserve"> half.</w:t>
      </w:r>
    </w:p>
    <w:p w14:paraId="71936200" w14:textId="77777777" w:rsidR="00A90E7C" w:rsidRPr="00A90E7C" w:rsidRDefault="00A90E7C" w:rsidP="00A90E7C">
      <w:pPr>
        <w:rPr>
          <w:b/>
          <w:bCs/>
        </w:rPr>
      </w:pPr>
      <w:r w:rsidRPr="00A90E7C">
        <w:rPr>
          <w:b/>
          <w:bCs/>
        </w:rPr>
        <w:t>The hard truth about where AFML profit comes from</w:t>
      </w:r>
    </w:p>
    <w:p w14:paraId="3E238DFD" w14:textId="77777777" w:rsidR="00A90E7C" w:rsidRPr="00A90E7C" w:rsidRDefault="00A90E7C" w:rsidP="00A90E7C">
      <w:r w:rsidRPr="00A90E7C">
        <w:t xml:space="preserve">The edge is </w:t>
      </w:r>
      <w:r w:rsidRPr="00A90E7C">
        <w:rPr>
          <w:b/>
          <w:bCs/>
        </w:rPr>
        <w:t>not in the signal.</w:t>
      </w:r>
      <w:r w:rsidRPr="00A90E7C">
        <w:t xml:space="preserve"> It's in three multipliers, and we've barely touched two of them:</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2757"/>
        <w:gridCol w:w="1225"/>
        <w:gridCol w:w="3057"/>
        <w:gridCol w:w="1977"/>
      </w:tblGrid>
      <w:tr w:rsidR="00A90E7C" w:rsidRPr="00A90E7C" w14:paraId="5058212D"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50B03A4" w14:textId="77777777" w:rsidR="00A90E7C" w:rsidRPr="00A90E7C" w:rsidRDefault="00A90E7C" w:rsidP="00A90E7C">
            <w:pPr>
              <w:rPr>
                <w:b/>
                <w:bCs/>
              </w:rPr>
            </w:pPr>
            <w:r w:rsidRPr="00A90E7C">
              <w:rPr>
                <w:b/>
                <w:bCs/>
              </w:rPr>
              <w:t>AFML edge source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2979786" w14:textId="77777777" w:rsidR="00A90E7C" w:rsidRPr="00A90E7C" w:rsidRDefault="00A90E7C" w:rsidP="00A90E7C">
            <w:pPr>
              <w:rPr>
                <w:b/>
                <w:bCs/>
              </w:rPr>
            </w:pPr>
            <w:r w:rsidRPr="00A90E7C">
              <w:rPr>
                <w:b/>
                <w:bCs/>
              </w:rPr>
              <w:t>Chapter</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C9CCDB7" w14:textId="77777777" w:rsidR="00A90E7C" w:rsidRPr="00A90E7C" w:rsidRDefault="00A90E7C" w:rsidP="00A90E7C">
            <w:pPr>
              <w:rPr>
                <w:b/>
                <w:bCs/>
              </w:rPr>
            </w:pPr>
            <w:r w:rsidRPr="00A90E7C">
              <w:rPr>
                <w:b/>
                <w:bCs/>
              </w:rPr>
              <w:t>What it adds in $</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68CBDBF" w14:textId="77777777" w:rsidR="00A90E7C" w:rsidRPr="00A90E7C" w:rsidRDefault="00A90E7C" w:rsidP="00A90E7C">
            <w:pPr>
              <w:rPr>
                <w:b/>
                <w:bCs/>
              </w:rPr>
            </w:pPr>
            <w:r w:rsidRPr="00A90E7C">
              <w:rPr>
                <w:b/>
                <w:bCs/>
              </w:rPr>
              <w:t>Our status</w:t>
            </w:r>
          </w:p>
        </w:tc>
      </w:tr>
      <w:tr w:rsidR="00A90E7C" w:rsidRPr="00A90E7C" w14:paraId="7FEA9402"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FFD9E8D" w14:textId="77777777" w:rsidR="00A90E7C" w:rsidRPr="00A90E7C" w:rsidRDefault="00A90E7C" w:rsidP="00A90E7C">
            <w:r w:rsidRPr="00A90E7C">
              <w:t>Triple-barrier + win-rate gate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FB873F2" w14:textId="77777777" w:rsidR="00A90E7C" w:rsidRPr="00A90E7C" w:rsidRDefault="00A90E7C" w:rsidP="00A90E7C">
            <w:r w:rsidRPr="00A90E7C">
              <w:t>3</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244D3E6" w14:textId="77777777" w:rsidR="00A90E7C" w:rsidRPr="00A90E7C" w:rsidRDefault="00A90E7C" w:rsidP="00A90E7C">
            <w:r w:rsidRPr="00A90E7C">
              <w:t>the base signal edge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581CEE3" w14:textId="77777777" w:rsidR="00A90E7C" w:rsidRPr="00A90E7C" w:rsidRDefault="00A90E7C" w:rsidP="00A90E7C">
            <w:r w:rsidRPr="00A90E7C">
              <w:rPr>
                <w:rFonts w:ascii="Segoe UI Emoji" w:hAnsi="Segoe UI Emoji" w:cs="Segoe UI Emoji"/>
              </w:rPr>
              <w:t>✅</w:t>
            </w:r>
            <w:r w:rsidRPr="00A90E7C">
              <w:t xml:space="preserve"> done (gold/silver/oil)</w:t>
            </w:r>
          </w:p>
        </w:tc>
      </w:tr>
      <w:tr w:rsidR="00A90E7C" w:rsidRPr="00A90E7C" w14:paraId="16682AF9"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53D14C0" w14:textId="77777777" w:rsidR="00A90E7C" w:rsidRPr="00A90E7C" w:rsidRDefault="00A90E7C" w:rsidP="00A90E7C">
            <w:r w:rsidRPr="00A90E7C">
              <w:t>Uniqueness, CPCV, DSR/PBO</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351E5AF" w14:textId="77777777" w:rsidR="00A90E7C" w:rsidRPr="00A90E7C" w:rsidRDefault="00A90E7C" w:rsidP="00A90E7C">
            <w:r w:rsidRPr="00A90E7C">
              <w:t>4,7,12,14</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7E565E8" w14:textId="77777777" w:rsidR="00A90E7C" w:rsidRPr="00A90E7C" w:rsidRDefault="00A90E7C" w:rsidP="00A90E7C">
            <w:r w:rsidRPr="00A90E7C">
              <w:t>stops you deploying losers &amp; over-sizing (protects capital)</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6834E86" w14:textId="77777777" w:rsidR="00A90E7C" w:rsidRPr="00A90E7C" w:rsidRDefault="00A90E7C" w:rsidP="00A90E7C">
            <w:r w:rsidRPr="00A90E7C">
              <w:rPr>
                <w:rFonts w:ascii="Segoe UI Emoji" w:hAnsi="Segoe UI Emoji" w:cs="Segoe UI Emoji"/>
              </w:rPr>
              <w:t>✅</w:t>
            </w:r>
            <w:r w:rsidRPr="00A90E7C">
              <w:t xml:space="preserve"> done</w:t>
            </w:r>
          </w:p>
        </w:tc>
      </w:tr>
      <w:tr w:rsidR="00A90E7C" w:rsidRPr="00A90E7C" w14:paraId="1563F10A"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5454017" w14:textId="77777777" w:rsidR="00A90E7C" w:rsidRPr="00A90E7C" w:rsidRDefault="00A90E7C" w:rsidP="00A90E7C">
            <w:r w:rsidRPr="00A90E7C">
              <w:rPr>
                <w:b/>
                <w:bCs/>
              </w:rPr>
              <w:t>Portfolio allocation (HRP)</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CB87D96" w14:textId="77777777" w:rsidR="00A90E7C" w:rsidRPr="00A90E7C" w:rsidRDefault="00A90E7C" w:rsidP="00A90E7C">
            <w:r w:rsidRPr="00A90E7C">
              <w:rPr>
                <w:b/>
                <w:bCs/>
              </w:rPr>
              <w:t>16</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CB6A50F" w14:textId="77777777" w:rsidR="00A90E7C" w:rsidRPr="00A90E7C" w:rsidRDefault="00A90E7C" w:rsidP="00A90E7C">
            <w:r w:rsidRPr="00A90E7C">
              <w:rPr>
                <w:b/>
                <w:bCs/>
              </w:rPr>
              <w:t>+30–60% profit at the SAME drawdown, from edges you already own</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5E6E174" w14:textId="77777777" w:rsidR="00A90E7C" w:rsidRPr="00A90E7C" w:rsidRDefault="00A90E7C" w:rsidP="00A90E7C">
            <w:r w:rsidRPr="00A90E7C">
              <w:rPr>
                <w:rFonts w:ascii="Segoe UI Emoji" w:hAnsi="Segoe UI Emoji" w:cs="Segoe UI Emoji"/>
              </w:rPr>
              <w:t>❌</w:t>
            </w:r>
            <w:r w:rsidRPr="00A90E7C">
              <w:t> </w:t>
            </w:r>
            <w:r w:rsidRPr="00A90E7C">
              <w:rPr>
                <w:b/>
                <w:bCs/>
              </w:rPr>
              <w:t>not built</w:t>
            </w:r>
          </w:p>
        </w:tc>
      </w:tr>
      <w:tr w:rsidR="00A90E7C" w:rsidRPr="00A90E7C" w14:paraId="1109D51D"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622D491" w14:textId="77777777" w:rsidR="00A90E7C" w:rsidRPr="00A90E7C" w:rsidRDefault="00A90E7C" w:rsidP="00A90E7C">
            <w:r w:rsidRPr="00A90E7C">
              <w:rPr>
                <w:b/>
                <w:bCs/>
              </w:rPr>
              <w:t>Breadth (more instruments)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1418089" w14:textId="77777777" w:rsidR="00A90E7C" w:rsidRPr="00A90E7C" w:rsidRDefault="00A90E7C" w:rsidP="00A90E7C">
            <w:r w:rsidRPr="00A90E7C">
              <w:t>3 (applied widely)</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8ECFB02" w14:textId="77777777" w:rsidR="00A90E7C" w:rsidRPr="00A90E7C" w:rsidRDefault="00A90E7C" w:rsidP="00A90E7C">
            <w:r w:rsidRPr="00A90E7C">
              <w:rPr>
                <w:b/>
                <w:bCs/>
              </w:rPr>
              <w:t>each validated stream ≈ another income line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66663A7" w14:textId="77777777" w:rsidR="00A90E7C" w:rsidRPr="00A90E7C" w:rsidRDefault="00A90E7C" w:rsidP="00A90E7C">
            <w:r w:rsidRPr="00A90E7C">
              <w:rPr>
                <w:rFonts w:ascii="Segoe UI Emoji" w:hAnsi="Segoe UI Emoji" w:cs="Segoe UI Emoji"/>
              </w:rPr>
              <w:t>⚠️</w:t>
            </w:r>
            <w:r w:rsidRPr="00A90E7C">
              <w:t xml:space="preserve"> partial (3 of ~8 found)</w:t>
            </w:r>
          </w:p>
        </w:tc>
      </w:tr>
      <w:tr w:rsidR="00A90E7C" w:rsidRPr="00A90E7C" w14:paraId="4D4F9359"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1416C09" w14:textId="77777777" w:rsidR="00A90E7C" w:rsidRPr="00A90E7C" w:rsidRDefault="00A90E7C" w:rsidP="00A90E7C">
            <w:r w:rsidRPr="00A90E7C">
              <w:rPr>
                <w:b/>
                <w:bCs/>
              </w:rPr>
              <w:t>Bet sizing that bites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5DA7F72" w14:textId="77777777" w:rsidR="00A90E7C" w:rsidRPr="00A90E7C" w:rsidRDefault="00A90E7C" w:rsidP="00A90E7C">
            <w:r w:rsidRPr="00A90E7C">
              <w:t>10</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A57FAA7" w14:textId="77777777" w:rsidR="00A90E7C" w:rsidRPr="00A90E7C" w:rsidRDefault="00A90E7C" w:rsidP="00A90E7C">
            <w:r w:rsidRPr="00A90E7C">
              <w:t>concentrate capital on high-conviction → more $/trade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C37A207" w14:textId="77777777" w:rsidR="00A90E7C" w:rsidRPr="00A90E7C" w:rsidRDefault="00A90E7C" w:rsidP="00A90E7C">
            <w:r w:rsidRPr="00A90E7C">
              <w:rPr>
                <w:rFonts w:ascii="Segoe UI Emoji" w:hAnsi="Segoe UI Emoji" w:cs="Segoe UI Emoji"/>
              </w:rPr>
              <w:t>⚠️</w:t>
            </w:r>
            <w:r w:rsidRPr="00A90E7C">
              <w:t xml:space="preserve"> weak (needs the two below)</w:t>
            </w:r>
          </w:p>
        </w:tc>
      </w:tr>
      <w:tr w:rsidR="00A90E7C" w:rsidRPr="00A90E7C" w14:paraId="2FBF80EB"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0D4AF01" w14:textId="77777777" w:rsidR="00A90E7C" w:rsidRPr="00A90E7C" w:rsidRDefault="00A90E7C" w:rsidP="00A90E7C">
            <w:r w:rsidRPr="00A90E7C">
              <w:t>Dollar bars + microstructure/frac-diff features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A4A5B87" w14:textId="77777777" w:rsidR="00A90E7C" w:rsidRPr="00A90E7C" w:rsidRDefault="00A90E7C" w:rsidP="00A90E7C">
            <w:r w:rsidRPr="00A90E7C">
              <w:t>2,5,19</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1A643A8" w14:textId="77777777" w:rsidR="00A90E7C" w:rsidRPr="00A90E7C" w:rsidRDefault="00A90E7C" w:rsidP="00A90E7C">
            <w:r w:rsidRPr="00A90E7C">
              <w:t>higher PF + probabilities that </w:t>
            </w:r>
            <w:r w:rsidRPr="00A90E7C">
              <w:rPr>
                <w:i/>
                <w:iCs/>
              </w:rPr>
              <w:t>separate</w:t>
            </w:r>
            <w:r w:rsidRPr="00A90E7C">
              <w:t> (so sizing works)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27E3B8E" w14:textId="77777777" w:rsidR="00A90E7C" w:rsidRPr="00A90E7C" w:rsidRDefault="00A90E7C" w:rsidP="00A90E7C">
            <w:r w:rsidRPr="00A90E7C">
              <w:rPr>
                <w:rFonts w:ascii="Segoe UI Emoji" w:hAnsi="Segoe UI Emoji" w:cs="Segoe UI Emoji"/>
              </w:rPr>
              <w:t>❌</w:t>
            </w:r>
            <w:r w:rsidRPr="00A90E7C">
              <w:t xml:space="preserve"> not built</w:t>
            </w:r>
          </w:p>
        </w:tc>
      </w:tr>
    </w:tbl>
    <w:p w14:paraId="60C1720A" w14:textId="77777777" w:rsidR="00A90E7C" w:rsidRPr="00A90E7C" w:rsidRDefault="00A90E7C" w:rsidP="00A90E7C">
      <w:r w:rsidRPr="00A90E7C">
        <w:t xml:space="preserve">The meta-model failed </w:t>
      </w:r>
      <w:r w:rsidRPr="00A90E7C">
        <w:rPr>
          <w:i/>
          <w:iCs/>
        </w:rPr>
        <w:t>because</w:t>
      </w:r>
      <w:r w:rsidRPr="00A90E7C">
        <w:t xml:space="preserve"> the bottom two rows are missing — weak features + only 3 symbols. So the profit isn't "tune the model harder." It's </w:t>
      </w:r>
      <w:r w:rsidRPr="00A90E7C">
        <w:rPr>
          <w:b/>
          <w:bCs/>
        </w:rPr>
        <w:t>breadth × portfolio × then better features.</w:t>
      </w:r>
    </w:p>
    <w:p w14:paraId="7840CC16" w14:textId="77777777" w:rsidR="00A90E7C" w:rsidRPr="00A90E7C" w:rsidRDefault="00A90E7C" w:rsidP="00A90E7C">
      <w:pPr>
        <w:rPr>
          <w:b/>
          <w:bCs/>
        </w:rPr>
      </w:pPr>
      <w:r w:rsidRPr="00A90E7C">
        <w:rPr>
          <w:b/>
          <w:bCs/>
        </w:rPr>
        <w:t>The single highest-ROI thing to build next — and it makes money from edges you ALREADY have</w:t>
      </w:r>
    </w:p>
    <w:p w14:paraId="68E25BC1" w14:textId="77777777" w:rsidR="00A90E7C" w:rsidRPr="00A90E7C" w:rsidRDefault="00A90E7C" w:rsidP="00A90E7C">
      <w:r w:rsidRPr="00A90E7C">
        <w:rPr>
          <w:b/>
          <w:bCs/>
        </w:rPr>
        <w:t>The portfolio layer (Ch.16).</w:t>
      </w:r>
      <w:r w:rsidRPr="00A90E7C">
        <w:t xml:space="preserve"> Right now gold, silver, oil run as three separate EAs at arbitrary fixed lots — </w:t>
      </w:r>
      <w:r w:rsidRPr="00A90E7C">
        <w:rPr>
          <w:i/>
          <w:iCs/>
        </w:rPr>
        <w:t>not</w:t>
      </w:r>
      <w:r w:rsidRPr="00A90E7C">
        <w:t xml:space="preserve"> a risk-budgeted portfolio. That leaves money on the table, because metal/metal/commodity drawdowns don't peak at the same time. The book's HRP says: combine them so the </w:t>
      </w:r>
      <w:r w:rsidRPr="00A90E7C">
        <w:rPr>
          <w:b/>
          <w:bCs/>
        </w:rPr>
        <w:t>combined drawdown is smaller than the sum</w:t>
      </w:r>
      <w:r w:rsidRPr="00A90E7C">
        <w:t xml:space="preserve">, which means </w:t>
      </w:r>
      <w:r w:rsidRPr="00A90E7C">
        <w:rPr>
          <w:b/>
          <w:bCs/>
        </w:rPr>
        <w:t>you can run more total size at the same risk tolerance → more profit, no new edge required.</w:t>
      </w:r>
    </w:p>
    <w:p w14:paraId="4EE6ED61" w14:textId="77777777" w:rsidR="00A90E7C" w:rsidRPr="00A90E7C" w:rsidRDefault="00A90E7C" w:rsidP="00A90E7C">
      <w:r w:rsidRPr="00A90E7C">
        <w:t>Concretely, I'll build portfolio_allocator.py that:</w:t>
      </w:r>
    </w:p>
    <w:p w14:paraId="0C2D7C28" w14:textId="77777777" w:rsidR="00A90E7C" w:rsidRPr="00A90E7C" w:rsidRDefault="00A90E7C" w:rsidP="00A90E7C">
      <w:pPr>
        <w:numPr>
          <w:ilvl w:val="0"/>
          <w:numId w:val="12"/>
        </w:numPr>
      </w:pPr>
      <w:r w:rsidRPr="00A90E7C">
        <w:lastRenderedPageBreak/>
        <w:t>Takes each stream's closed-trade series → builds daily equity curves.</w:t>
      </w:r>
    </w:p>
    <w:p w14:paraId="4800BCCF" w14:textId="77777777" w:rsidR="00A90E7C" w:rsidRPr="00A90E7C" w:rsidRDefault="00A90E7C" w:rsidP="00A90E7C">
      <w:pPr>
        <w:numPr>
          <w:ilvl w:val="0"/>
          <w:numId w:val="12"/>
        </w:numPr>
      </w:pPr>
      <w:r w:rsidRPr="00A90E7C">
        <w:t>Measures cross-stream </w:t>
      </w:r>
      <w:r w:rsidRPr="00A90E7C">
        <w:rPr>
          <w:b/>
          <w:bCs/>
        </w:rPr>
        <w:t>correlation</w:t>
      </w:r>
      <w:r w:rsidRPr="00A90E7C">
        <w:t> (the diversification you're not harvesting).</w:t>
      </w:r>
    </w:p>
    <w:p w14:paraId="5F582677" w14:textId="77777777" w:rsidR="00A90E7C" w:rsidRPr="00A90E7C" w:rsidRDefault="00A90E7C" w:rsidP="00A90E7C">
      <w:pPr>
        <w:numPr>
          <w:ilvl w:val="0"/>
          <w:numId w:val="12"/>
        </w:numPr>
      </w:pPr>
      <w:r w:rsidRPr="00A90E7C">
        <w:t>Computes </w:t>
      </w:r>
      <w:r w:rsidRPr="00A90E7C">
        <w:rPr>
          <w:b/>
          <w:bCs/>
        </w:rPr>
        <w:t>HRP weights</w:t>
      </w:r>
      <w:r w:rsidRPr="00A90E7C">
        <w:t> + the </w:t>
      </w:r>
      <w:r w:rsidRPr="00A90E7C">
        <w:rPr>
          <w:b/>
          <w:bCs/>
        </w:rPr>
        <w:t>combined equity curve and max drawdown</w:t>
      </w:r>
      <w:r w:rsidRPr="00A90E7C">
        <w:t> vs the sum of individuals.</w:t>
      </w:r>
    </w:p>
    <w:p w14:paraId="53C89831" w14:textId="77777777" w:rsidR="00A90E7C" w:rsidRPr="00A90E7C" w:rsidRDefault="00A90E7C" w:rsidP="00A90E7C">
      <w:pPr>
        <w:numPr>
          <w:ilvl w:val="0"/>
          <w:numId w:val="12"/>
        </w:numPr>
      </w:pPr>
      <w:r w:rsidRPr="00A90E7C">
        <w:t>Outputs the payoff: </w:t>
      </w:r>
      <w:r w:rsidRPr="00A90E7C">
        <w:rPr>
          <w:i/>
          <w:iCs/>
        </w:rPr>
        <w:t>"at your X% drawdown budget you can scale the combined book to Y× → ~Z% more profit than running them un-coordinated"</w:t>
      </w:r>
      <w:r w:rsidRPr="00A90E7C">
        <w:t> — i.e. the per-EA lot scaling to actually capture it.</w:t>
      </w:r>
    </w:p>
    <w:p w14:paraId="51837E65" w14:textId="77777777" w:rsidR="00A90E7C" w:rsidRPr="00A90E7C" w:rsidRDefault="00A90E7C" w:rsidP="00A90E7C">
      <w:r w:rsidRPr="00A90E7C">
        <w:t>That is "how do I make more profit," in a file you can act on.</w:t>
      </w:r>
    </w:p>
    <w:p w14:paraId="3C94C66D" w14:textId="77777777" w:rsidR="00A90E7C" w:rsidRPr="00A90E7C" w:rsidRDefault="00A90E7C" w:rsidP="00A90E7C">
      <w:pPr>
        <w:rPr>
          <w:b/>
          <w:bCs/>
        </w:rPr>
      </w:pPr>
      <w:r w:rsidRPr="00A90E7C">
        <w:rPr>
          <w:b/>
          <w:bCs/>
        </w:rPr>
        <w:t>What I need from you (one-time, cheap)</w:t>
      </w:r>
    </w:p>
    <w:p w14:paraId="328D265B" w14:textId="77777777" w:rsidR="00A90E7C" w:rsidRPr="00A90E7C" w:rsidRDefault="00A90E7C" w:rsidP="00A90E7C">
      <w:r w:rsidRPr="00A90E7C">
        <w:t xml:space="preserve">The three closed-trade exports — same format you pasted the fib C ledger in (date + profit per trade is enough), for the </w:t>
      </w:r>
      <w:r w:rsidRPr="00A90E7C">
        <w:rPr>
          <w:b/>
          <w:bCs/>
        </w:rPr>
        <w:t>gold</w:t>
      </w:r>
      <w:r w:rsidRPr="00A90E7C">
        <w:t xml:space="preserve">, </w:t>
      </w:r>
      <w:r w:rsidRPr="00A90E7C">
        <w:rPr>
          <w:b/>
          <w:bCs/>
        </w:rPr>
        <w:t>silver</w:t>
      </w:r>
      <w:r w:rsidRPr="00A90E7C">
        <w:t xml:space="preserve">, and </w:t>
      </w:r>
      <w:r w:rsidRPr="00A90E7C">
        <w:rPr>
          <w:b/>
          <w:bCs/>
        </w:rPr>
        <w:t>oil</w:t>
      </w:r>
      <w:r w:rsidRPr="00A90E7C">
        <w:t xml:space="preserve"> </w:t>
      </w:r>
      <w:proofErr w:type="spellStart"/>
      <w:r w:rsidRPr="00A90E7C">
        <w:t>backtests</w:t>
      </w:r>
      <w:proofErr w:type="spellEnd"/>
      <w:r w:rsidRPr="00A90E7C">
        <w:t xml:space="preserve"> at their locked configs. From the Strategy Tester: right-click the Results tab → </w:t>
      </w:r>
      <w:r w:rsidRPr="00A90E7C">
        <w:rPr>
          <w:b/>
          <w:bCs/>
        </w:rPr>
        <w:t>Save as Report</w:t>
      </w:r>
      <w:r w:rsidRPr="00A90E7C">
        <w:t xml:space="preserve"> (or just paste the trade list like before). With those three I can build the real allocator and show you the actual diversification dollars.</w:t>
      </w:r>
    </w:p>
    <w:p w14:paraId="6C0533F8" w14:textId="77777777" w:rsidR="00A90E7C" w:rsidRPr="00A90E7C" w:rsidRDefault="00A90E7C" w:rsidP="00A90E7C">
      <w:pPr>
        <w:rPr>
          <w:b/>
          <w:bCs/>
        </w:rPr>
      </w:pPr>
      <w:r w:rsidRPr="00A90E7C">
        <w:rPr>
          <w:b/>
          <w:bCs/>
        </w:rPr>
        <w:t>The parallel lever: breadth</w:t>
      </w:r>
    </w:p>
    <w:p w14:paraId="1EA792CD" w14:textId="77777777" w:rsidR="00A90E7C" w:rsidRPr="00A90E7C" w:rsidRDefault="00A90E7C" w:rsidP="00A90E7C">
      <w:r w:rsidRPr="00A90E7C">
        <w:t xml:space="preserve">While that's running, the other profit line is </w:t>
      </w:r>
      <w:r w:rsidRPr="00A90E7C">
        <w:rPr>
          <w:b/>
          <w:bCs/>
        </w:rPr>
        <w:t>Stage-B more instruments</w:t>
      </w:r>
      <w:r w:rsidRPr="00A90E7C">
        <w:t xml:space="preserve"> — the scanner already found the candidates (US100Cash +24.5R, AUDJPY +17.2R, USDCHF +11.1R). Each one that validates is another ~$1k/</w:t>
      </w:r>
      <w:proofErr w:type="spellStart"/>
      <w:r w:rsidRPr="00A90E7C">
        <w:t>mo</w:t>
      </w:r>
      <w:proofErr w:type="spellEnd"/>
      <w:r w:rsidRPr="00A90E7C">
        <w:t xml:space="preserve">-class stream that </w:t>
      </w:r>
      <w:r w:rsidRPr="00A90E7C">
        <w:rPr>
          <w:i/>
          <w:iCs/>
        </w:rPr>
        <w:t>also</w:t>
      </w:r>
      <w:r w:rsidRPr="00A90E7C">
        <w:t xml:space="preserve"> feeds the portfolio and </w:t>
      </w:r>
      <w:r w:rsidRPr="00A90E7C">
        <w:rPr>
          <w:i/>
          <w:iCs/>
        </w:rPr>
        <w:t>also</w:t>
      </w:r>
      <w:r w:rsidRPr="00A90E7C">
        <w:t xml:space="preserve"> gives the meta-model the sample size it needs. That's the path where ML eventually starts earning too.</w:t>
      </w:r>
    </w:p>
    <w:p w14:paraId="1DB796EB" w14:textId="77777777" w:rsidR="00A90E7C" w:rsidRPr="00A90E7C" w:rsidRDefault="00A90E7C" w:rsidP="00A90E7C">
      <w:pPr>
        <w:rPr>
          <w:b/>
          <w:bCs/>
        </w:rPr>
      </w:pPr>
      <w:r w:rsidRPr="00A90E7C">
        <w:rPr>
          <w:b/>
          <w:bCs/>
        </w:rPr>
        <w:t>Honest expectation</w:t>
      </w:r>
    </w:p>
    <w:p w14:paraId="2725840C" w14:textId="77777777" w:rsidR="00A90E7C" w:rsidRPr="00A90E7C" w:rsidRDefault="00A90E7C" w:rsidP="00A90E7C">
      <w:r w:rsidRPr="00A90E7C">
        <w:t xml:space="preserve">You already have </w:t>
      </w:r>
      <w:del w:id="0" w:author="Unknown">
        <w:r w:rsidRPr="00A90E7C">
          <w:delText>3 validated in-sample streams (</w:delText>
        </w:r>
      </w:del>
      <w:r w:rsidRPr="00A90E7C">
        <w:t xml:space="preserve">$18k/6mo combined in-sample on $9k). After the realistic ~0.7× CPCV haircut + live costs that's roughly </w:t>
      </w:r>
      <w:r w:rsidRPr="00A90E7C">
        <w:rPr>
          <w:b/>
          <w:bCs/>
        </w:rPr>
        <w:t>$1.5–2.5k/month on ~$9k</w:t>
      </w:r>
      <w:r w:rsidRPr="00A90E7C">
        <w:t xml:space="preserve"> — </w:t>
      </w:r>
      <w:r w:rsidRPr="00A90E7C">
        <w:rPr>
          <w:i/>
          <w:iCs/>
        </w:rPr>
        <w:t>if it holds live</w:t>
      </w:r>
      <w:r w:rsidRPr="00A90E7C">
        <w:t xml:space="preserve"> (gold's demo is the live proof in progress). The portfolio layer can lift that </w:t>
      </w:r>
      <w:r w:rsidRPr="00A90E7C">
        <w:rPr>
          <w:b/>
          <w:bCs/>
        </w:rPr>
        <w:t>30–60%</w:t>
      </w:r>
      <w:r w:rsidRPr="00A90E7C">
        <w:t xml:space="preserve"> at the same drawdown; breadth adds streams; capital scales it linearly once live-confirmed. </w:t>
      </w:r>
      <w:r w:rsidRPr="00A90E7C">
        <w:rPr>
          <w:b/>
          <w:bCs/>
        </w:rPr>
        <w:t>That</w:t>
      </w:r>
      <w:r w:rsidRPr="00A90E7C">
        <w:t xml:space="preserve"> is the AFML solution to "more profit" — not a smarter forest on three symbols.</w:t>
      </w:r>
    </w:p>
    <w:p w14:paraId="65478F8E" w14:textId="77777777" w:rsidR="00A90E7C" w:rsidRPr="00A90E7C" w:rsidRDefault="00A90E7C" w:rsidP="00A90E7C">
      <w:r w:rsidRPr="00A90E7C">
        <w:t>Want me to build portfolio_allocator.py now? Paste or export the gold/silver/oil trade lists and I'll turn the diversification you're already sitting on into a concrete size-up plan.</w:t>
      </w:r>
    </w:p>
    <w:p w14:paraId="47F121C0" w14:textId="77777777" w:rsidR="00A90E7C" w:rsidRDefault="00A90E7C"/>
    <w:p w14:paraId="322B9D26" w14:textId="77777777" w:rsidR="00DD5418" w:rsidRDefault="00DD5418"/>
    <w:p w14:paraId="69162D5B" w14:textId="77777777" w:rsidR="00DD5418" w:rsidRDefault="00DD5418"/>
    <w:p w14:paraId="5AD7FC2F" w14:textId="77777777" w:rsidR="00DD5418" w:rsidRDefault="00DD5418"/>
    <w:p w14:paraId="4057F2D1" w14:textId="77777777" w:rsidR="00DD5418" w:rsidRPr="00DD5418" w:rsidRDefault="00DD5418" w:rsidP="00DD5418">
      <w:r w:rsidRPr="00DD5418">
        <w:lastRenderedPageBreak/>
        <w:t xml:space="preserve">Locked in. I added a dedicated </w:t>
      </w:r>
      <w:r w:rsidRPr="00DD5418">
        <w:rPr>
          <w:b/>
          <w:bCs/>
        </w:rPr>
        <w:t>PROFIT ROADMAP</w:t>
      </w:r>
      <w:r w:rsidRPr="00DD5418">
        <w:t xml:space="preserve"> section near the top of CLAUDE.md (right after the AFML pipeline section, so it can't get buried in the session log). It captures:</w:t>
      </w:r>
    </w:p>
    <w:p w14:paraId="090B1C83" w14:textId="77777777" w:rsidR="00DD5418" w:rsidRPr="00DD5418" w:rsidRDefault="00DD5418" w:rsidP="00DD5418">
      <w:pPr>
        <w:numPr>
          <w:ilvl w:val="0"/>
          <w:numId w:val="13"/>
        </w:numPr>
      </w:pPr>
      <w:r w:rsidRPr="00DD5418">
        <w:rPr>
          <w:b/>
          <w:bCs/>
        </w:rPr>
        <w:t>The core thesis</w:t>
      </w:r>
      <w:r w:rsidRPr="00DD5418">
        <w:t> — profit is in </w:t>
      </w:r>
      <w:r w:rsidRPr="00DD5418">
        <w:rPr>
          <w:b/>
          <w:bCs/>
        </w:rPr>
        <w:t>breadth × portfolio × disciplined sizing</w:t>
      </w:r>
      <w:r w:rsidRPr="00DD5418">
        <w:t>, not a smarter signal (with the Session-19l meta-</w:t>
      </w:r>
      <w:proofErr w:type="spellStart"/>
      <w:r w:rsidRPr="00DD5418">
        <w:t>labeling</w:t>
      </w:r>
      <w:proofErr w:type="spellEnd"/>
      <w:r w:rsidRPr="00DD5418">
        <w:t xml:space="preserve"> proof of why).</w:t>
      </w:r>
    </w:p>
    <w:p w14:paraId="0A51863D" w14:textId="77777777" w:rsidR="00DD5418" w:rsidRPr="00DD5418" w:rsidRDefault="00DD5418" w:rsidP="00DD5418">
      <w:pPr>
        <w:numPr>
          <w:ilvl w:val="0"/>
          <w:numId w:val="13"/>
        </w:numPr>
      </w:pPr>
      <w:r w:rsidRPr="00DD5418">
        <w:rPr>
          <w:b/>
          <w:bCs/>
        </w:rPr>
        <w:t>The AFML edge → $ map</w:t>
      </w:r>
      <w:r w:rsidRPr="00DD5418">
        <w:t> — every edge source, what it adds in dollars, and our build status (</w:t>
      </w:r>
      <w:r w:rsidRPr="00DD5418">
        <w:rPr>
          <w:rFonts w:ascii="Segoe UI Emoji" w:hAnsi="Segoe UI Emoji" w:cs="Segoe UI Emoji"/>
        </w:rPr>
        <w:t>✅</w:t>
      </w:r>
      <w:r w:rsidRPr="00DD5418">
        <w:t xml:space="preserve"> done / </w:t>
      </w:r>
      <w:r w:rsidRPr="00DD5418">
        <w:rPr>
          <w:rFonts w:ascii="Segoe UI Emoji" w:hAnsi="Segoe UI Emoji" w:cs="Segoe UI Emoji"/>
        </w:rPr>
        <w:t>⚠️</w:t>
      </w:r>
      <w:r w:rsidRPr="00DD5418">
        <w:t xml:space="preserve"> partial / </w:t>
      </w:r>
      <w:r w:rsidRPr="00DD5418">
        <w:rPr>
          <w:rFonts w:ascii="Segoe UI Emoji" w:hAnsi="Segoe UI Emoji" w:cs="Segoe UI Emoji"/>
        </w:rPr>
        <w:t>❌</w:t>
      </w:r>
      <w:r w:rsidRPr="00DD5418">
        <w:t xml:space="preserve"> not built).</w:t>
      </w:r>
    </w:p>
    <w:p w14:paraId="749791EC" w14:textId="77777777" w:rsidR="00DD5418" w:rsidRPr="00DD5418" w:rsidRDefault="00DD5418" w:rsidP="00DD5418">
      <w:pPr>
        <w:numPr>
          <w:ilvl w:val="0"/>
          <w:numId w:val="13"/>
        </w:numPr>
      </w:pPr>
      <w:r w:rsidRPr="00DD5418">
        <w:rPr>
          <w:b/>
          <w:bCs/>
        </w:rPr>
        <w:t>The 5-step build sequence</w:t>
      </w:r>
      <w:r w:rsidRPr="00DD5418">
        <w:t> in priority order, each tied to real money:</w:t>
      </w:r>
    </w:p>
    <w:p w14:paraId="75C5FAAD" w14:textId="77777777" w:rsidR="00DD5418" w:rsidRPr="00DD5418" w:rsidRDefault="00DD5418" w:rsidP="00DD5418">
      <w:pPr>
        <w:numPr>
          <w:ilvl w:val="1"/>
          <w:numId w:val="13"/>
        </w:numPr>
      </w:pPr>
      <w:r w:rsidRPr="00DD5418">
        <w:t>Prove the 3 streams live (in progress)</w:t>
      </w:r>
    </w:p>
    <w:p w14:paraId="472EA713" w14:textId="77777777" w:rsidR="00DD5418" w:rsidRPr="00DD5418" w:rsidRDefault="00DD5418" w:rsidP="00DD5418">
      <w:pPr>
        <w:numPr>
          <w:ilvl w:val="1"/>
          <w:numId w:val="13"/>
        </w:numPr>
      </w:pPr>
      <w:r w:rsidRPr="00DD5418">
        <w:rPr>
          <w:b/>
          <w:bCs/>
        </w:rPr>
        <w:t>portfolio_allocator.py (Ch.16) — the next concrete build</w:t>
      </w:r>
      <w:r w:rsidRPr="00DD5418">
        <w:t>, blocked on your gold/silver/oil trade exports</w:t>
      </w:r>
    </w:p>
    <w:p w14:paraId="63CC50DA" w14:textId="77777777" w:rsidR="00DD5418" w:rsidRPr="00DD5418" w:rsidRDefault="00DD5418" w:rsidP="00DD5418">
      <w:pPr>
        <w:numPr>
          <w:ilvl w:val="1"/>
          <w:numId w:val="13"/>
        </w:numPr>
      </w:pPr>
      <w:r w:rsidRPr="00DD5418">
        <w:t>Breadth (US100/AUDJPY/USDCHF)</w:t>
      </w:r>
    </w:p>
    <w:p w14:paraId="3046A9F1" w14:textId="77777777" w:rsidR="00DD5418" w:rsidRPr="00DD5418" w:rsidRDefault="00DD5418" w:rsidP="00DD5418">
      <w:pPr>
        <w:numPr>
          <w:ilvl w:val="1"/>
          <w:numId w:val="13"/>
        </w:numPr>
      </w:pPr>
      <w:r w:rsidRPr="00DD5418">
        <w:t>Better features → ML finally earns (dollar bars, frac-diff, microstructure, ONNX-in-MT5)</w:t>
      </w:r>
    </w:p>
    <w:p w14:paraId="21F247DD" w14:textId="77777777" w:rsidR="00DD5418" w:rsidRPr="00DD5418" w:rsidRDefault="00DD5418" w:rsidP="00DD5418">
      <w:pPr>
        <w:numPr>
          <w:ilvl w:val="1"/>
          <w:numId w:val="13"/>
        </w:numPr>
      </w:pPr>
      <w:r w:rsidRPr="00DD5418">
        <w:t>Scale capital</w:t>
      </w:r>
    </w:p>
    <w:p w14:paraId="66BB9D6F" w14:textId="77777777" w:rsidR="00DD5418" w:rsidRPr="00DD5418" w:rsidRDefault="00DD5418" w:rsidP="00DD5418">
      <w:pPr>
        <w:numPr>
          <w:ilvl w:val="0"/>
          <w:numId w:val="13"/>
        </w:numPr>
      </w:pPr>
      <w:r w:rsidRPr="00DD5418">
        <w:rPr>
          <w:b/>
          <w:bCs/>
        </w:rPr>
        <w:t>The principle</w:t>
      </w:r>
      <w:r w:rsidRPr="00DD5418">
        <w:t> — the multiplier is the system, ML/features are step-4 refinements.</w:t>
      </w:r>
    </w:p>
    <w:p w14:paraId="46939559" w14:textId="77777777" w:rsidR="00DD5418" w:rsidRPr="00DD5418" w:rsidRDefault="00DD5418" w:rsidP="00DD5418">
      <w:r w:rsidRPr="00DD5418">
        <w:t>It's placed as a top-level ## PROFIT ROADMAP section, so it's a standing reference, not a one-off note.</w:t>
      </w:r>
    </w:p>
    <w:p w14:paraId="26D551FF" w14:textId="77777777" w:rsidR="00DD5418" w:rsidRPr="00DD5418" w:rsidRDefault="00DD5418" w:rsidP="00DD5418">
      <w:r w:rsidRPr="00DD5418">
        <w:t>Whenever you're ready, the next action that turns existing edges into more money is step 2 — paste or export the three trade lists and I'll build the portfolio allocator.</w:t>
      </w:r>
    </w:p>
    <w:p w14:paraId="362CA147" w14:textId="77777777" w:rsidR="00DD5418" w:rsidRDefault="00DD5418"/>
    <w:p w14:paraId="2BDEDBCF" w14:textId="77777777" w:rsidR="00D247EC" w:rsidRDefault="00D247EC"/>
    <w:p w14:paraId="56AB21E3" w14:textId="77777777" w:rsidR="00D247EC" w:rsidRDefault="00D247EC"/>
    <w:p w14:paraId="768A45F0" w14:textId="77777777" w:rsidR="00D247EC" w:rsidRDefault="00D247EC"/>
    <w:p w14:paraId="6452A797" w14:textId="77777777" w:rsidR="00D247EC" w:rsidRDefault="00D247EC"/>
    <w:p w14:paraId="1F230628" w14:textId="77777777" w:rsidR="00D247EC" w:rsidRDefault="00D247EC"/>
    <w:p w14:paraId="0145467A" w14:textId="77777777" w:rsidR="00D247EC" w:rsidRDefault="00D247EC"/>
    <w:p w14:paraId="6D6A2126" w14:textId="77777777" w:rsidR="00D247EC" w:rsidRDefault="00D247EC"/>
    <w:p w14:paraId="18A9F4D7" w14:textId="77777777" w:rsidR="00D247EC" w:rsidRDefault="00D247EC"/>
    <w:p w14:paraId="07B47B43" w14:textId="77777777" w:rsidR="00D247EC" w:rsidRDefault="00D247EC"/>
    <w:p w14:paraId="58FFF1EA" w14:textId="77777777" w:rsidR="00D247EC" w:rsidRPr="00D247EC" w:rsidRDefault="00D247EC" w:rsidP="00D247EC">
      <w:pPr>
        <w:rPr>
          <w:b/>
          <w:bCs/>
        </w:rPr>
      </w:pPr>
      <w:r w:rsidRPr="00D247EC">
        <w:rPr>
          <w:b/>
          <w:bCs/>
        </w:rPr>
        <w:lastRenderedPageBreak/>
        <w:t>What portfolio_allocator.py actually is</w:t>
      </w:r>
    </w:p>
    <w:p w14:paraId="6DF07094" w14:textId="77777777" w:rsidR="00D247EC" w:rsidRPr="00D247EC" w:rsidRDefault="00D247EC" w:rsidP="00D247EC">
      <w:r w:rsidRPr="00D247EC">
        <w:t xml:space="preserve">It ran </w:t>
      </w:r>
      <w:r w:rsidRPr="00D247EC">
        <w:rPr>
          <w:b/>
          <w:bCs/>
        </w:rPr>
        <w:t>once, offline.</w:t>
      </w:r>
      <w:r w:rsidRPr="00D247EC">
        <w:t xml:space="preserve"> It read the three </w:t>
      </w:r>
      <w:proofErr w:type="spellStart"/>
      <w:r w:rsidRPr="00D247EC">
        <w:t>backtest</w:t>
      </w:r>
      <w:proofErr w:type="spellEnd"/>
      <w:r w:rsidRPr="00D247EC">
        <w:t xml:space="preserve"> reports, measured the correlations, and told you two things: </w:t>
      </w:r>
      <w:r w:rsidRPr="00D247EC">
        <w:rPr>
          <w:i/>
          <w:iCs/>
        </w:rPr>
        <w:t>"allocate equal-weight"</w:t>
      </w:r>
      <w:r w:rsidRPr="00D247EC">
        <w:t xml:space="preserve"> and </w:t>
      </w:r>
      <w:r w:rsidRPr="00D247EC">
        <w:rPr>
          <w:i/>
          <w:iCs/>
        </w:rPr>
        <w:t>"combined drawdown ≈ 9.4%."</w:t>
      </w:r>
      <w:r w:rsidRPr="00D247EC">
        <w:t xml:space="preserve"> Then it stopped. It does </w:t>
      </w:r>
      <w:r w:rsidRPr="00D247EC">
        <w:rPr>
          <w:b/>
          <w:bCs/>
        </w:rPr>
        <w:t>not</w:t>
      </w:r>
      <w:r w:rsidRPr="00D247EC">
        <w:t xml:space="preserve"> run live, does </w:t>
      </w:r>
      <w:r w:rsidRPr="00D247EC">
        <w:rPr>
          <w:b/>
          <w:bCs/>
        </w:rPr>
        <w:t>not</w:t>
      </w:r>
      <w:r w:rsidRPr="00D247EC">
        <w:t xml:space="preserve"> watch your account, does </w:t>
      </w:r>
      <w:r w:rsidRPr="00D247EC">
        <w:rPr>
          <w:b/>
          <w:bCs/>
        </w:rPr>
        <w:t>not</w:t>
      </w:r>
      <w:r w:rsidRPr="00D247EC">
        <w:t xml:space="preserve"> close trades. It's a spreadsheet-style answer, not a control system.</w:t>
      </w:r>
    </w:p>
    <w:p w14:paraId="3C1BBE0D" w14:textId="77777777" w:rsidR="00D247EC" w:rsidRPr="00D247EC" w:rsidRDefault="00D247EC" w:rsidP="00D247EC">
      <w:pPr>
        <w:rPr>
          <w:b/>
          <w:bCs/>
        </w:rPr>
      </w:pPr>
      <w:r w:rsidRPr="00D247EC">
        <w:rPr>
          <w:b/>
          <w:bCs/>
        </w:rPr>
        <w:t>So how is drawdown actually managed? — Three levels:</w:t>
      </w:r>
    </w:p>
    <w:p w14:paraId="0F56BBF0" w14:textId="77777777" w:rsidR="00D247EC" w:rsidRPr="00D247EC" w:rsidRDefault="00D247EC" w:rsidP="00D247EC">
      <w:r w:rsidRPr="00D247EC">
        <w:rPr>
          <w:b/>
          <w:bCs/>
        </w:rPr>
        <w:t>Level 1 — per-stream, ACTIVE, already live (this is the real risk control).</w:t>
      </w:r>
      <w:r w:rsidRPr="00D247EC">
        <w:t xml:space="preserve"> Each EA caps its </w:t>
      </w:r>
      <w:r w:rsidRPr="00D247EC">
        <w:rPr>
          <w:i/>
          <w:iCs/>
        </w:rPr>
        <w:t>own</w:t>
      </w:r>
      <w:r w:rsidRPr="00D247EC">
        <w:t xml:space="preserve"> drawdown, in the MQL5 code, in real time:</w:t>
      </w:r>
    </w:p>
    <w:p w14:paraId="0D74970B" w14:textId="77777777" w:rsidR="00D247EC" w:rsidRPr="00D247EC" w:rsidRDefault="00D247EC" w:rsidP="00D247EC">
      <w:pPr>
        <w:numPr>
          <w:ilvl w:val="0"/>
          <w:numId w:val="14"/>
        </w:numPr>
      </w:pPr>
      <w:proofErr w:type="spellStart"/>
      <w:r w:rsidRPr="00D247EC">
        <w:rPr>
          <w:b/>
          <w:bCs/>
        </w:rPr>
        <w:t>BasketMaxLossPct</w:t>
      </w:r>
      <w:proofErr w:type="spellEnd"/>
      <w:r w:rsidRPr="00D247EC">
        <w:t xml:space="preserve"> — the catastrophe floor: each </w:t>
      </w:r>
      <w:proofErr w:type="spellStart"/>
      <w:r w:rsidRPr="00D247EC">
        <w:t>GridStat</w:t>
      </w:r>
      <w:proofErr w:type="spellEnd"/>
      <w:r w:rsidRPr="00D247EC">
        <w:t xml:space="preserve"> EA closes its whole book if it's down X% of its balance.</w:t>
      </w:r>
    </w:p>
    <w:p w14:paraId="4CD344F5" w14:textId="77777777" w:rsidR="00D247EC" w:rsidRPr="00D247EC" w:rsidRDefault="00D247EC" w:rsidP="00D247EC">
      <w:pPr>
        <w:numPr>
          <w:ilvl w:val="0"/>
          <w:numId w:val="14"/>
        </w:numPr>
      </w:pPr>
      <w:r w:rsidRPr="00D247EC">
        <w:rPr>
          <w:b/>
          <w:bCs/>
        </w:rPr>
        <w:t>Risk-normalized sizing</w:t>
      </w:r>
      <w:r w:rsidRPr="00D247EC">
        <w:t> — silver/oil size every trade to a fixed % risk.</w:t>
      </w:r>
    </w:p>
    <w:p w14:paraId="60093B2D" w14:textId="77777777" w:rsidR="00D247EC" w:rsidRPr="00D247EC" w:rsidRDefault="00D247EC" w:rsidP="00D247EC">
      <w:r w:rsidRPr="00D247EC">
        <w:t xml:space="preserve">This is the genuine, live, automatic drawdown management — and it's </w:t>
      </w:r>
      <w:r w:rsidRPr="00D247EC">
        <w:rPr>
          <w:b/>
          <w:bCs/>
        </w:rPr>
        <w:t>inside the EAs</w:t>
      </w:r>
      <w:r w:rsidRPr="00D247EC">
        <w:t>, not in any Python.</w:t>
      </w:r>
    </w:p>
    <w:p w14:paraId="5D3014D2" w14:textId="77777777" w:rsidR="00D247EC" w:rsidRPr="00D247EC" w:rsidRDefault="00D247EC" w:rsidP="00D247EC">
      <w:r w:rsidRPr="00D247EC">
        <w:rPr>
          <w:b/>
          <w:bCs/>
        </w:rPr>
        <w:t>Level 2 — portfolio, PASSIVE, structural.</w:t>
      </w:r>
      <w:r w:rsidRPr="00D247EC">
        <w:t xml:space="preserve"> The lower </w:t>
      </w:r>
      <w:r w:rsidRPr="00D247EC">
        <w:rPr>
          <w:i/>
          <w:iCs/>
        </w:rPr>
        <w:t>combined</w:t>
      </w:r>
      <w:r w:rsidRPr="00D247EC">
        <w:t xml:space="preserve"> drawdown (9.4% vs gold's 20%) isn't actively managed by anything — it </w:t>
      </w:r>
      <w:r w:rsidRPr="00D247EC">
        <w:rPr>
          <w:b/>
          <w:bCs/>
        </w:rPr>
        <w:t>emerges</w:t>
      </w:r>
      <w:r w:rsidRPr="00D247EC">
        <w:t xml:space="preserve"> from the streams being uncorrelated. You "manage" it simply by </w:t>
      </w:r>
      <w:r w:rsidRPr="00D247EC">
        <w:rPr>
          <w:i/>
          <w:iCs/>
        </w:rPr>
        <w:t>allocating per the plan</w:t>
      </w:r>
      <w:r w:rsidRPr="00D247EC">
        <w:t xml:space="preserve"> (equal thirds). Nothing watches it; it just happens because the curves don't dip together. The allocator measured this; it doesn't enforce it.</w:t>
      </w:r>
    </w:p>
    <w:p w14:paraId="189BB693" w14:textId="77777777" w:rsidR="00D247EC" w:rsidRPr="00D247EC" w:rsidRDefault="00D247EC" w:rsidP="00D247EC">
      <w:r w:rsidRPr="00D247EC">
        <w:rPr>
          <w:b/>
          <w:bCs/>
        </w:rPr>
        <w:t>Level 3 — portfolio guardian, ACTIVE, NOT built (optional).</w:t>
      </w:r>
      <w:r w:rsidRPr="00D247EC">
        <w:t xml:space="preserve"> A live process that watches the </w:t>
      </w:r>
      <w:r w:rsidRPr="00D247EC">
        <w:rPr>
          <w:b/>
          <w:bCs/>
        </w:rPr>
        <w:t>combined</w:t>
      </w:r>
      <w:r w:rsidRPr="00D247EC">
        <w:t xml:space="preserve"> equity across all three streams and </w:t>
      </w:r>
      <w:r w:rsidRPr="00D247EC">
        <w:rPr>
          <w:b/>
          <w:bCs/>
        </w:rPr>
        <w:t>intervenes</w:t>
      </w:r>
      <w:r w:rsidRPr="00D247EC">
        <w:t xml:space="preserve"> if the </w:t>
      </w:r>
      <w:r w:rsidRPr="00D247EC">
        <w:rPr>
          <w:i/>
          <w:iCs/>
        </w:rPr>
        <w:t>combined</w:t>
      </w:r>
      <w:r w:rsidRPr="00D247EC">
        <w:t xml:space="preserve"> drawdown hits a hard cap (e.g. pause/reduce streams at 20%). </w:t>
      </w:r>
      <w:r w:rsidRPr="00D247EC">
        <w:rPr>
          <w:b/>
          <w:bCs/>
        </w:rPr>
        <w:t>This does not exist yet.</w:t>
      </w:r>
      <w:r w:rsidRPr="00D247EC">
        <w:t xml:space="preserve"> This is the only thing that would be "a Python that manages drawdown," and I haven't built it.</w:t>
      </w:r>
    </w:p>
    <w:p w14:paraId="28B7E9AA" w14:textId="77777777" w:rsidR="00D247EC" w:rsidRPr="00D247EC" w:rsidRDefault="00D247EC" w:rsidP="00D247EC">
      <w:pPr>
        <w:rPr>
          <w:b/>
          <w:bCs/>
        </w:rPr>
      </w:pPr>
      <w:r w:rsidRPr="00D247EC">
        <w:rPr>
          <w:b/>
          <w:bCs/>
        </w:rPr>
        <w:t>So, do you need Level 3?</w:t>
      </w:r>
    </w:p>
    <w:p w14:paraId="328BE471" w14:textId="77777777" w:rsidR="00D247EC" w:rsidRPr="00D247EC" w:rsidRDefault="00D247EC" w:rsidP="00D247EC">
      <w:r w:rsidRPr="00D247EC">
        <w:t>Not strictly — Level 1 (each EA's own floor) already prevents any single stream from running away, and Level 2 keeps the combined curve smooth. Many people run exactly that and never add a portfolio guardian.</w:t>
      </w:r>
    </w:p>
    <w:p w14:paraId="3BC79A0B" w14:textId="77777777" w:rsidR="00D247EC" w:rsidRPr="00D247EC" w:rsidRDefault="00D247EC" w:rsidP="00D247EC">
      <w:r w:rsidRPr="00D247EC">
        <w:t xml:space="preserve">But if you </w:t>
      </w:r>
      <w:r w:rsidRPr="00D247EC">
        <w:rPr>
          <w:i/>
          <w:iCs/>
        </w:rPr>
        <w:t>want</w:t>
      </w:r>
      <w:r w:rsidRPr="00D247EC">
        <w:t xml:space="preserve"> active portfolio-level oversight, I can build one of two things (the MetaTrader5 Python package is already in your stack, so it can read the live account):</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3126"/>
        <w:gridCol w:w="5890"/>
      </w:tblGrid>
      <w:tr w:rsidR="00D247EC" w:rsidRPr="00D247EC" w14:paraId="763D846C"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36D6D69" w14:textId="77777777" w:rsidR="00D247EC" w:rsidRPr="00D247EC" w:rsidRDefault="00D247EC" w:rsidP="00D247EC">
            <w:pPr>
              <w:rPr>
                <w:b/>
                <w:bCs/>
              </w:rPr>
            </w:pPr>
            <w:r w:rsidRPr="00D247EC">
              <w:rPr>
                <w:b/>
                <w:bCs/>
              </w:rPr>
              <w:t>Option</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80B580B" w14:textId="77777777" w:rsidR="00D247EC" w:rsidRPr="00D247EC" w:rsidRDefault="00D247EC" w:rsidP="00D247EC">
            <w:pPr>
              <w:rPr>
                <w:b/>
                <w:bCs/>
              </w:rPr>
            </w:pPr>
            <w:r w:rsidRPr="00D247EC">
              <w:rPr>
                <w:b/>
                <w:bCs/>
              </w:rPr>
              <w:t>What it does</w:t>
            </w:r>
          </w:p>
        </w:tc>
      </w:tr>
      <w:tr w:rsidR="00D247EC" w:rsidRPr="00D247EC" w14:paraId="227C2497"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10E08B0" w14:textId="77777777" w:rsidR="00D247EC" w:rsidRPr="00D247EC" w:rsidRDefault="00D247EC" w:rsidP="00D247EC">
            <w:r w:rsidRPr="00D247EC">
              <w:rPr>
                <w:b/>
                <w:bCs/>
              </w:rPr>
              <w:t>portfolio_monitor.py</w:t>
            </w:r>
            <w:r w:rsidRPr="00D247EC">
              <w:t> (lighter)</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2701FAF" w14:textId="77777777" w:rsidR="00D247EC" w:rsidRPr="00D247EC" w:rsidRDefault="00D247EC" w:rsidP="00D247EC">
            <w:r w:rsidRPr="00D247EC">
              <w:t>Connects to the account(s), prints/alerts the </w:t>
            </w:r>
            <w:r w:rsidRPr="00D247EC">
              <w:rPr>
                <w:b/>
                <w:bCs/>
              </w:rPr>
              <w:t>live combined equity + drawdown</w:t>
            </w:r>
            <w:r w:rsidRPr="00D247EC">
              <w:t> so you can </w:t>
            </w:r>
            <w:r w:rsidRPr="00D247EC">
              <w:rPr>
                <w:i/>
                <w:iCs/>
              </w:rPr>
              <w:t>see</w:t>
            </w:r>
            <w:r w:rsidRPr="00D247EC">
              <w:t> the 9.4% hold up. Watch-only — it never trades.</w:t>
            </w:r>
          </w:p>
        </w:tc>
      </w:tr>
      <w:tr w:rsidR="00D247EC" w:rsidRPr="00D247EC" w14:paraId="49B1DD21"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F946830" w14:textId="77777777" w:rsidR="00D247EC" w:rsidRPr="00D247EC" w:rsidRDefault="00D247EC" w:rsidP="00D247EC">
            <w:r w:rsidRPr="00D247EC">
              <w:rPr>
                <w:b/>
                <w:bCs/>
              </w:rPr>
              <w:lastRenderedPageBreak/>
              <w:t>Portfolio guardian</w:t>
            </w:r>
            <w:r w:rsidRPr="00D247EC">
              <w:t> (heavier)</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B6DADD0" w14:textId="77777777" w:rsidR="00D247EC" w:rsidRPr="00D247EC" w:rsidRDefault="00D247EC" w:rsidP="00D247EC">
            <w:r w:rsidRPr="00D247EC">
              <w:t>Same monitoring, but </w:t>
            </w:r>
            <w:r w:rsidRPr="00D247EC">
              <w:rPr>
                <w:b/>
                <w:bCs/>
              </w:rPr>
              <w:t>acts</w:t>
            </w:r>
            <w:r w:rsidRPr="00D247EC">
              <w:t> — flattens or pauses streams if combined DD breaches a hard limit. Real risk override.</w:t>
            </w:r>
          </w:p>
        </w:tc>
      </w:tr>
    </w:tbl>
    <w:p w14:paraId="477D094A" w14:textId="77777777" w:rsidR="00D247EC" w:rsidRPr="00D247EC" w:rsidRDefault="00D247EC" w:rsidP="00D247EC">
      <w:r w:rsidRPr="00D247EC">
        <w:t xml:space="preserve">My honest recommendation: start with the </w:t>
      </w:r>
      <w:r w:rsidRPr="00D247EC">
        <w:rPr>
          <w:b/>
          <w:bCs/>
        </w:rPr>
        <w:t>monitor</w:t>
      </w:r>
      <w:r w:rsidRPr="00D247EC">
        <w:t xml:space="preserve"> (watch-only) — it's safe, simple, and tells you whether the diversification is behaving live before you'd ever trust an auto-actor with closing positions.</w:t>
      </w:r>
    </w:p>
    <w:p w14:paraId="22DA2E9B" w14:textId="77777777" w:rsidR="00D247EC" w:rsidRPr="00D247EC" w:rsidRDefault="00D247EC" w:rsidP="00D247EC">
      <w:r w:rsidRPr="00D247EC">
        <w:t>Want me to build portfolio_monitor.py?</w:t>
      </w:r>
    </w:p>
    <w:p w14:paraId="273AB82B" w14:textId="77777777" w:rsidR="00D247EC" w:rsidRPr="00D247EC" w:rsidRDefault="00D247EC" w:rsidP="00D247EC">
      <w:pPr>
        <w:rPr>
          <w:vanish/>
        </w:rPr>
      </w:pPr>
      <w:r w:rsidRPr="00D247EC">
        <w:rPr>
          <w:vanish/>
        </w:rPr>
        <w:t>Top of Form</w:t>
      </w:r>
    </w:p>
    <w:p w14:paraId="12B80485" w14:textId="77777777" w:rsidR="00D247EC" w:rsidRPr="00D247EC" w:rsidRDefault="00D247EC" w:rsidP="00D247EC">
      <w:pPr>
        <w:rPr>
          <w:vanish/>
        </w:rPr>
      </w:pPr>
      <w:r w:rsidRPr="00D247EC">
        <w:rPr>
          <w:vanish/>
        </w:rPr>
        <w:t>Bottom of Form</w:t>
      </w:r>
    </w:p>
    <w:p w14:paraId="632B7DA8" w14:textId="77777777" w:rsidR="00D247EC" w:rsidRDefault="00D247EC"/>
    <w:p w14:paraId="45AF51EF" w14:textId="77777777" w:rsidR="007B1F88" w:rsidRDefault="007B1F88"/>
    <w:p w14:paraId="46D1C578" w14:textId="77777777" w:rsidR="007B1F88" w:rsidRDefault="007B1F88"/>
    <w:p w14:paraId="0C3CBCD7" w14:textId="77777777" w:rsidR="007B1F88" w:rsidRPr="007B1F88" w:rsidRDefault="007B1F88" w:rsidP="007B1F88">
      <w:r w:rsidRPr="007B1F88">
        <w:rPr>
          <w:b/>
          <w:bCs/>
        </w:rPr>
        <w:t>Step 4 (Path A) marked DEFERRED</w:t>
      </w:r>
      <w:r w:rsidRPr="007B1F88">
        <w:t xml:space="preserve"> with gate status RED and the concrete first step for when it's resumed (upgrade the scanner to log triple-barrier R + richer features, then re-run the gate).</w:t>
      </w:r>
    </w:p>
    <w:p w14:paraId="11253231" w14:textId="77777777" w:rsidR="007B1F88" w:rsidRPr="007B1F88" w:rsidRDefault="007B1F88" w:rsidP="007B1F88">
      <w:r w:rsidRPr="007B1F88">
        <w:rPr>
          <w:b/>
          <w:bCs/>
        </w:rPr>
        <w:t>gridstat_meta_xs.py added to the File Map</w:t>
      </w:r>
      <w:r w:rsidRPr="007B1F88">
        <w:t xml:space="preserve"> with its red result.</w:t>
      </w:r>
    </w:p>
    <w:p w14:paraId="5B032A1C" w14:textId="77777777" w:rsidR="007B1F88" w:rsidRPr="007B1F88" w:rsidRDefault="007B1F88" w:rsidP="007B1F88">
      <w:r w:rsidRPr="007B1F88">
        <w:t xml:space="preserve">So the roadmap is now unambiguous: </w:t>
      </w:r>
      <w:r w:rsidRPr="007B1F88">
        <w:rPr>
          <w:b/>
          <w:bCs/>
        </w:rPr>
        <w:t>B = the reliable dollars (deploy + portfolio size-up + currency breadth), happening now. A = the PF/edge frontier, parked until it's worth funding or until live data makes it stronger.</w:t>
      </w:r>
    </w:p>
    <w:p w14:paraId="237369BD" w14:textId="77777777" w:rsidR="007B1F88" w:rsidRDefault="007B1F88" w:rsidP="007B1F88">
      <w:r w:rsidRPr="007B1F88">
        <w:t>Path B's immediate next actions are already logged in the deployment &gt;&gt;&gt; PICK UP HERE block (run the 3 streams equal-weight) and the breadth worklist (AUDJPY/USDCHF next, indices deprioritized). Want me to tee up the first concrete B action when you're ready — the AUDJPY Stage-B config, or the portfolio size-up math?</w:t>
      </w:r>
    </w:p>
    <w:p w14:paraId="1138AABC" w14:textId="77777777" w:rsidR="00C5252E" w:rsidRDefault="00C5252E" w:rsidP="007B1F88"/>
    <w:p w14:paraId="3C508CC4" w14:textId="793501A2" w:rsidR="00C5252E" w:rsidRDefault="00C5252E">
      <w:r>
        <w:br w:type="page"/>
      </w:r>
    </w:p>
    <w:p w14:paraId="6BB3BC2B" w14:textId="77777777" w:rsidR="00C5252E" w:rsidRPr="00C5252E" w:rsidRDefault="00C5252E" w:rsidP="00C5252E">
      <w:r w:rsidRPr="00C5252E">
        <w:lastRenderedPageBreak/>
        <w:t xml:space="preserve">It will be interesting to see how gold, oil and silver data compare with the fingerprint data and if it will </w:t>
      </w:r>
      <w:proofErr w:type="spellStart"/>
      <w:r w:rsidRPr="00C5252E">
        <w:t>out perform</w:t>
      </w:r>
      <w:proofErr w:type="spellEnd"/>
      <w:r w:rsidRPr="00C5252E">
        <w:t xml:space="preserve"> the MT5 </w:t>
      </w:r>
      <w:proofErr w:type="spellStart"/>
      <w:r w:rsidRPr="00C5252E">
        <w:t>gridstat</w:t>
      </w:r>
      <w:proofErr w:type="spellEnd"/>
      <w:r w:rsidRPr="00C5252E">
        <w:t>?</w:t>
      </w:r>
    </w:p>
    <w:p w14:paraId="6946C04B" w14:textId="77777777" w:rsidR="00C5252E" w:rsidRPr="00C5252E" w:rsidRDefault="00C5252E" w:rsidP="00C5252E">
      <w:r w:rsidRPr="00C5252E">
        <w:t>That's a genuinely sharp question — and there's a crucial distinction to get right before the numbers, because it's easy to misread the comparison.</w:t>
      </w:r>
    </w:p>
    <w:p w14:paraId="5A4BF50E" w14:textId="77777777" w:rsidR="00C5252E" w:rsidRPr="00C5252E" w:rsidRDefault="00C5252E" w:rsidP="00C5252E">
      <w:pPr>
        <w:rPr>
          <w:b/>
          <w:bCs/>
        </w:rPr>
      </w:pPr>
      <w:r w:rsidRPr="00C5252E">
        <w:rPr>
          <w:b/>
          <w:bCs/>
        </w:rPr>
        <w:t>The conceptual answer first (important)</w:t>
      </w:r>
    </w:p>
    <w:p w14:paraId="2F0504EF" w14:textId="77777777" w:rsidR="00C5252E" w:rsidRPr="00C5252E" w:rsidRDefault="00C5252E" w:rsidP="00C5252E">
      <w:r w:rsidRPr="00C5252E">
        <w:t xml:space="preserve">The AFML engine I just validated is a </w:t>
      </w:r>
      <w:r w:rsidRPr="00C5252E">
        <w:rPr>
          <w:b/>
          <w:bCs/>
        </w:rPr>
        <w:t>fade / mean-reversion</w:t>
      </w:r>
      <w:r w:rsidRPr="00C5252E">
        <w:t xml:space="preserve"> engine. </w:t>
      </w:r>
      <w:proofErr w:type="spellStart"/>
      <w:r w:rsidRPr="00C5252E">
        <w:t>GridStat</w:t>
      </w:r>
      <w:proofErr w:type="spellEnd"/>
      <w:r w:rsidRPr="00C5252E">
        <w:t xml:space="preserve"> is a </w:t>
      </w:r>
      <w:r w:rsidRPr="00C5252E">
        <w:rPr>
          <w:b/>
          <w:bCs/>
        </w:rPr>
        <w:t>momentum-grid harvester</w:t>
      </w:r>
      <w:r w:rsidRPr="00C5252E">
        <w:t xml:space="preserve">. They're </w:t>
      </w:r>
      <w:r w:rsidRPr="00C5252E">
        <w:rPr>
          <w:i/>
          <w:iCs/>
        </w:rPr>
        <w:t>opposite</w:t>
      </w:r>
      <w:r w:rsidRPr="00C5252E">
        <w:t xml:space="preserve"> strategies — and gold/silver/oil are </w:t>
      </w:r>
      <w:proofErr w:type="spellStart"/>
      <w:r w:rsidRPr="00C5252E">
        <w:rPr>
          <w:b/>
          <w:bCs/>
        </w:rPr>
        <w:t>trenders</w:t>
      </w:r>
      <w:proofErr w:type="spellEnd"/>
      <w:r w:rsidRPr="00C5252E">
        <w:t>, which is exactly why:</w:t>
      </w:r>
    </w:p>
    <w:p w14:paraId="6E9B1F69" w14:textId="77777777" w:rsidR="00C5252E" w:rsidRPr="00C5252E" w:rsidRDefault="00C5252E" w:rsidP="00C5252E">
      <w:pPr>
        <w:numPr>
          <w:ilvl w:val="0"/>
          <w:numId w:val="15"/>
        </w:numPr>
      </w:pPr>
      <w:r w:rsidRPr="00C5252E">
        <w:t xml:space="preserve">The </w:t>
      </w:r>
      <w:proofErr w:type="spellStart"/>
      <w:r w:rsidRPr="00C5252E">
        <w:t>grid+momentum</w:t>
      </w:r>
      <w:proofErr w:type="spellEnd"/>
      <w:r w:rsidRPr="00C5252E">
        <w:t xml:space="preserve"> works on them (proven: gold PF 3.92, etc.), and</w:t>
      </w:r>
    </w:p>
    <w:p w14:paraId="5010F023" w14:textId="77777777" w:rsidR="00C5252E" w:rsidRPr="00C5252E" w:rsidRDefault="00C5252E" w:rsidP="00C5252E">
      <w:pPr>
        <w:numPr>
          <w:ilvl w:val="0"/>
          <w:numId w:val="15"/>
        </w:numPr>
      </w:pPr>
      <w:r w:rsidRPr="00C5252E">
        <w:t>In this session's mixed run, the </w:t>
      </w:r>
      <w:r w:rsidRPr="00C5252E">
        <w:rPr>
          <w:b/>
          <w:bCs/>
        </w:rPr>
        <w:t>fade engine LOST on all three</w:t>
      </w:r>
      <w:r w:rsidRPr="00C5252E">
        <w:t xml:space="preserve"> (gold −0.25R, oil −0.29R, silver −0.07R) — fading a </w:t>
      </w:r>
      <w:proofErr w:type="spellStart"/>
      <w:r w:rsidRPr="00C5252E">
        <w:t>trender</w:t>
      </w:r>
      <w:proofErr w:type="spellEnd"/>
      <w:r w:rsidRPr="00C5252E">
        <w:t xml:space="preserve"> loses.</w:t>
      </w:r>
    </w:p>
    <w:p w14:paraId="34D94542" w14:textId="77777777" w:rsidR="00C5252E" w:rsidRPr="00C5252E" w:rsidRDefault="00C5252E" w:rsidP="00C5252E">
      <w:r w:rsidRPr="00C5252E">
        <w:t xml:space="preserve">So "will the AFML </w:t>
      </w:r>
      <w:r w:rsidRPr="00C5252E">
        <w:rPr>
          <w:i/>
          <w:iCs/>
        </w:rPr>
        <w:t>fade</w:t>
      </w:r>
      <w:r w:rsidRPr="00C5252E">
        <w:t xml:space="preserve"> engine beat </w:t>
      </w:r>
      <w:proofErr w:type="spellStart"/>
      <w:r w:rsidRPr="00C5252E">
        <w:t>GridStat</w:t>
      </w:r>
      <w:proofErr w:type="spellEnd"/>
      <w:r w:rsidRPr="00C5252E">
        <w:t xml:space="preserve"> on gold/oil/silver?" → almost certainly </w:t>
      </w:r>
      <w:r w:rsidRPr="00C5252E">
        <w:rPr>
          <w:b/>
          <w:bCs/>
        </w:rPr>
        <w:t xml:space="preserve">no, it's the wrong tool for </w:t>
      </w:r>
      <w:proofErr w:type="spellStart"/>
      <w:r w:rsidRPr="00C5252E">
        <w:rPr>
          <w:b/>
          <w:bCs/>
        </w:rPr>
        <w:t>trenders</w:t>
      </w:r>
      <w:proofErr w:type="spellEnd"/>
      <w:r w:rsidRPr="00C5252E">
        <w:rPr>
          <w:b/>
          <w:bCs/>
        </w:rPr>
        <w:t>.</w:t>
      </w:r>
      <w:r w:rsidRPr="00C5252E">
        <w:t xml:space="preserve"> That's the edge-type split, confirmed.</w:t>
      </w:r>
    </w:p>
    <w:p w14:paraId="0E42C6F4" w14:textId="77777777" w:rsidR="00C5252E" w:rsidRPr="00C5252E" w:rsidRDefault="00C5252E" w:rsidP="00C5252E">
      <w:r w:rsidRPr="00C5252E">
        <w:rPr>
          <w:b/>
          <w:bCs/>
        </w:rPr>
        <w:t>But there are two fair versions of your question</w:t>
      </w:r>
      <w:r w:rsidRPr="00C5252E">
        <w:t>, and I should test the right one:</w:t>
      </w:r>
    </w:p>
    <w:p w14:paraId="32D7272E" w14:textId="77777777" w:rsidR="00C5252E" w:rsidRPr="00C5252E" w:rsidRDefault="00C5252E" w:rsidP="00C5252E">
      <w:pPr>
        <w:numPr>
          <w:ilvl w:val="0"/>
          <w:numId w:val="16"/>
        </w:numPr>
      </w:pPr>
      <w:r w:rsidRPr="00C5252E">
        <w:rPr>
          <w:b/>
          <w:bCs/>
        </w:rPr>
        <w:t>AFML </w:t>
      </w:r>
      <w:r w:rsidRPr="00C5252E">
        <w:rPr>
          <w:b/>
          <w:bCs/>
          <w:i/>
          <w:iCs/>
        </w:rPr>
        <w:t>momentum</w:t>
      </w:r>
      <w:r w:rsidRPr="00C5252E">
        <w:rPr>
          <w:b/>
          <w:bCs/>
        </w:rPr>
        <w:t> meta-model vs the fingerprint</w:t>
      </w:r>
      <w:r w:rsidRPr="00C5252E">
        <w:t> on gold/oil/silver — i.e., does the better ML machinery (real frac-diff features + triple-barrier + DSR) beat the simple DIR|SESSION|ATR fingerprint </w:t>
      </w:r>
      <w:r w:rsidRPr="00C5252E">
        <w:rPr>
          <w:i/>
          <w:iCs/>
        </w:rPr>
        <w:t>at selecting</w:t>
      </w:r>
      <w:r w:rsidRPr="00C5252E">
        <w:t> the momentum signal? (The older </w:t>
      </w:r>
      <w:proofErr w:type="spellStart"/>
      <w:r w:rsidRPr="00C5252E">
        <w:t>gridstat_meta</w:t>
      </w:r>
      <w:proofErr w:type="spellEnd"/>
      <w:r w:rsidRPr="00C5252E">
        <w:t> said no, but that had weak features — worth re-testing with the new engine.)</w:t>
      </w:r>
    </w:p>
    <w:p w14:paraId="0306CD75" w14:textId="77777777" w:rsidR="00C5252E" w:rsidRPr="00C5252E" w:rsidRDefault="00C5252E" w:rsidP="00C5252E">
      <w:pPr>
        <w:numPr>
          <w:ilvl w:val="0"/>
          <w:numId w:val="16"/>
        </w:numPr>
      </w:pPr>
      <w:r w:rsidRPr="00C5252E">
        <w:rPr>
          <w:rFonts w:ascii="Segoe UI Emoji" w:hAnsi="Segoe UI Emoji" w:cs="Segoe UI Emoji"/>
        </w:rPr>
        <w:t>⚠️</w:t>
      </w:r>
      <w:r w:rsidRPr="00C5252E">
        <w:t> </w:t>
      </w:r>
      <w:r w:rsidRPr="00C5252E">
        <w:rPr>
          <w:b/>
          <w:bCs/>
        </w:rPr>
        <w:t>The apples-to-oranges trap:</w:t>
      </w:r>
      <w:r w:rsidRPr="00C5252E">
        <w:t> even if the AFML model shows good </w:t>
      </w:r>
      <w:r w:rsidRPr="00C5252E">
        <w:rPr>
          <w:i/>
          <w:iCs/>
        </w:rPr>
        <w:t>R-per-trade</w:t>
      </w:r>
      <w:r w:rsidRPr="00C5252E">
        <w:t>, that's </w:t>
      </w:r>
      <w:r w:rsidRPr="00C5252E">
        <w:rPr>
          <w:b/>
          <w:bCs/>
        </w:rPr>
        <w:t>not</w:t>
      </w:r>
      <w:r w:rsidRPr="00C5252E">
        <w:t xml:space="preserve"> the same as beating </w:t>
      </w:r>
      <w:proofErr w:type="spellStart"/>
      <w:r w:rsidRPr="00C5252E">
        <w:t>GridStat's</w:t>
      </w:r>
      <w:proofErr w:type="spellEnd"/>
      <w:r w:rsidRPr="00C5252E">
        <w:t> </w:t>
      </w:r>
      <w:r w:rsidRPr="00C5252E">
        <w:rPr>
          <w:b/>
          <w:bCs/>
        </w:rPr>
        <w:t>$ net</w:t>
      </w:r>
      <w:r w:rsidRPr="00C5252E">
        <w:t xml:space="preserve"> — </w:t>
      </w:r>
      <w:proofErr w:type="spellStart"/>
      <w:r w:rsidRPr="00C5252E">
        <w:t>GridStat's</w:t>
      </w:r>
      <w:proofErr w:type="spellEnd"/>
      <w:r w:rsidRPr="00C5252E">
        <w:t xml:space="preserve"> edge is the </w:t>
      </w:r>
      <w:r w:rsidRPr="00C5252E">
        <w:rPr>
          <w:b/>
          <w:bCs/>
        </w:rPr>
        <w:t>grid recovery + fast $100 harvest</w:t>
      </w:r>
      <w:r w:rsidRPr="00C5252E">
        <w:t xml:space="preserve">, a totally different P&amp;L engine than single-position triple-barrier R. So a positive R doesn't mean "beats </w:t>
      </w:r>
      <w:proofErr w:type="spellStart"/>
      <w:r w:rsidRPr="00C5252E">
        <w:t>GridStat</w:t>
      </w:r>
      <w:proofErr w:type="spellEnd"/>
      <w:r w:rsidRPr="00C5252E">
        <w:t>"; it means "the signal selection is good," which the grid then converts differently.</w:t>
      </w:r>
    </w:p>
    <w:p w14:paraId="3704A864" w14:textId="77777777" w:rsidR="00C5252E" w:rsidRPr="00C5252E" w:rsidRDefault="00C5252E" w:rsidP="00C5252E">
      <w:r w:rsidRPr="00C5252E">
        <w:t xml:space="preserve">Since you're headed to bed, let me run the right test now so the answer's waiting in the morning — the AFML </w:t>
      </w:r>
      <w:r w:rsidRPr="00C5252E">
        <w:rPr>
          <w:b/>
          <w:bCs/>
        </w:rPr>
        <w:t>momentum</w:t>
      </w:r>
      <w:r w:rsidRPr="00C5252E">
        <w:t xml:space="preserve"> meta-model on gold/silver/oil only:</w:t>
      </w:r>
    </w:p>
    <w:p w14:paraId="48BCE896" w14:textId="77777777" w:rsidR="00C5252E" w:rsidRPr="00C5252E" w:rsidRDefault="00C5252E" w:rsidP="00C5252E">
      <w:r w:rsidRPr="00C5252E">
        <w:rPr>
          <w:b/>
          <w:bCs/>
        </w:rPr>
        <w:t>Edit</w:t>
      </w:r>
      <w:r w:rsidRPr="00C5252E">
        <w:t> </w:t>
      </w:r>
      <w:hyperlink r:id="rId28" w:history="1">
        <w:r w:rsidRPr="00C5252E">
          <w:rPr>
            <w:rStyle w:val="Hyperlink"/>
          </w:rPr>
          <w:t>c:\Users\mariu\Downloads\hedging_strategy\afml_engine.py</w:t>
        </w:r>
      </w:hyperlink>
    </w:p>
    <w:p w14:paraId="12338E53" w14:textId="77777777" w:rsidR="00C5252E" w:rsidRPr="00C5252E" w:rsidRDefault="00C5252E" w:rsidP="00C5252E">
      <w:r w:rsidRPr="00C5252E">
        <w:t>Removed 1 line</w:t>
      </w:r>
    </w:p>
    <w:p w14:paraId="5EE7B2BC" w14:textId="77777777" w:rsidR="00C5252E" w:rsidRPr="00C5252E" w:rsidRDefault="00C5252E" w:rsidP="00C5252E">
      <w:r w:rsidRPr="00C5252E">
        <w:rPr>
          <w:b/>
          <w:bCs/>
        </w:rPr>
        <w:t>Edit</w:t>
      </w:r>
      <w:r w:rsidRPr="00C5252E">
        <w:t> </w:t>
      </w:r>
      <w:hyperlink r:id="rId29" w:history="1">
        <w:r w:rsidRPr="00C5252E">
          <w:rPr>
            <w:rStyle w:val="Hyperlink"/>
          </w:rPr>
          <w:t>c:\Users\mariu\Downloads\hedging_strategy\afml_engine.py</w:t>
        </w:r>
      </w:hyperlink>
    </w:p>
    <w:p w14:paraId="79C0B30E" w14:textId="77777777" w:rsidR="00C5252E" w:rsidRPr="00C5252E" w:rsidRDefault="00C5252E" w:rsidP="00C5252E">
      <w:r w:rsidRPr="00C5252E">
        <w:t>Modified</w:t>
      </w:r>
    </w:p>
    <w:p w14:paraId="70A21B57" w14:textId="77777777" w:rsidR="00C5252E" w:rsidRPr="00C5252E" w:rsidRDefault="00C5252E" w:rsidP="00C5252E">
      <w:r w:rsidRPr="00C5252E">
        <w:rPr>
          <w:b/>
          <w:bCs/>
        </w:rPr>
        <w:t>Bash </w:t>
      </w:r>
      <w:r w:rsidRPr="00C5252E">
        <w:t>AFML momentum meta-model on gold/silver/oil</w:t>
      </w:r>
    </w:p>
    <w:p w14:paraId="15FFD12B" w14:textId="77777777" w:rsidR="00C5252E" w:rsidRPr="00C5252E" w:rsidRDefault="00C5252E" w:rsidP="00C5252E">
      <w:r w:rsidRPr="00C5252E">
        <w:t>IN</w:t>
      </w:r>
    </w:p>
    <w:p w14:paraId="12081C24" w14:textId="77777777" w:rsidR="00C5252E" w:rsidRPr="00C5252E" w:rsidRDefault="00C5252E" w:rsidP="00C5252E">
      <w:r w:rsidRPr="00C5252E">
        <w:t>cd "/c/Users/</w:t>
      </w:r>
      <w:proofErr w:type="spellStart"/>
      <w:r w:rsidRPr="00C5252E">
        <w:t>mariu</w:t>
      </w:r>
      <w:proofErr w:type="spellEnd"/>
      <w:r w:rsidRPr="00C5252E">
        <w:t>/Downloads/</w:t>
      </w:r>
      <w:proofErr w:type="spellStart"/>
      <w:r w:rsidRPr="00C5252E">
        <w:t>hedging_strategy</w:t>
      </w:r>
      <w:proofErr w:type="spellEnd"/>
      <w:r w:rsidRPr="00C5252E">
        <w:t>" &amp;&amp; python afml_engine.py 2&gt;&amp;1</w:t>
      </w:r>
    </w:p>
    <w:p w14:paraId="5C2C496C" w14:textId="77777777" w:rsidR="00C5252E" w:rsidRPr="00C5252E" w:rsidRDefault="00C5252E" w:rsidP="00C5252E">
      <w:r w:rsidRPr="00C5252E">
        <w:lastRenderedPageBreak/>
        <w:t>OUT</w:t>
      </w:r>
    </w:p>
    <w:p w14:paraId="2A09A4DA" w14:textId="77777777" w:rsidR="00C5252E" w:rsidRPr="00C5252E" w:rsidRDefault="00C5252E" w:rsidP="00C5252E">
      <w:r w:rsidRPr="00C5252E">
        <w:t>Command running in background with ID: brmgva8la. Output is being written to: C:\Users\mariu\AppData\Local\Temp\claude\c--Users-mariu-Downloads-hedging-strategy\cc10154d-8b98-4a18-9755-1f55365c0bc8\tasks\brmgva8la.output. You will be notified when it completes. To check interim output, use Read on that file path.</w:t>
      </w:r>
    </w:p>
    <w:p w14:paraId="4F061942" w14:textId="77777777" w:rsidR="00C5252E" w:rsidRPr="00C5252E" w:rsidRDefault="00C5252E" w:rsidP="00C5252E">
      <w:r w:rsidRPr="00C5252E">
        <w:rPr>
          <w:b/>
          <w:bCs/>
        </w:rPr>
        <w:t>Read </w:t>
      </w:r>
      <w:hyperlink r:id="rId30" w:history="1">
        <w:r w:rsidRPr="00C5252E">
          <w:rPr>
            <w:rStyle w:val="Hyperlink"/>
          </w:rPr>
          <w:t>C:\Users\mariu\AppData\Local\Temp\claude\c--Users-mariu-Downloads-hedging-strategy\cc10154d-8b98-4a18-9755-1f55365c0bc8\tasks\brmgva8la.output</w:t>
        </w:r>
      </w:hyperlink>
    </w:p>
    <w:p w14:paraId="3803DF8E" w14:textId="77777777" w:rsidR="00C5252E" w:rsidRPr="00C5252E" w:rsidRDefault="00C5252E" w:rsidP="00C5252E">
      <w:r w:rsidRPr="00C5252E">
        <w:t xml:space="preserve">It's running (30,117 events on the three </w:t>
      </w:r>
      <w:proofErr w:type="spellStart"/>
      <w:r w:rsidRPr="00C5252E">
        <w:t>trenders</w:t>
      </w:r>
      <w:proofErr w:type="spellEnd"/>
      <w:r w:rsidRPr="00C5252E">
        <w:t>; momentum-take-all is ~flat at −0.010R already, which itself tells the story). I'll get the full CV + DSR result on completion and log it. Here's what to expect in the morning, framed honestly:</w:t>
      </w:r>
    </w:p>
    <w:p w14:paraId="07A4179E" w14:textId="77777777" w:rsidR="00C5252E" w:rsidRPr="00C5252E" w:rsidRDefault="00C5252E" w:rsidP="00C5252E">
      <w:pPr>
        <w:rPr>
          <w:b/>
          <w:bCs/>
        </w:rPr>
      </w:pPr>
      <w:r w:rsidRPr="00C5252E">
        <w:rPr>
          <w:b/>
          <w:bCs/>
        </w:rPr>
        <w:t>What this run will (and won't) tell you</w:t>
      </w:r>
    </w:p>
    <w:p w14:paraId="3D2AB162" w14:textId="77777777" w:rsidR="00C5252E" w:rsidRPr="00C5252E" w:rsidRDefault="00C5252E" w:rsidP="00C5252E">
      <w:pPr>
        <w:numPr>
          <w:ilvl w:val="0"/>
          <w:numId w:val="17"/>
        </w:numPr>
      </w:pPr>
      <w:r w:rsidRPr="00C5252E">
        <w:rPr>
          <w:b/>
          <w:bCs/>
        </w:rPr>
        <w:t>If the AFML momentum-meta shows weak/negative R</w:t>
      </w:r>
      <w:r w:rsidRPr="00C5252E">
        <w:t> → confirms the older </w:t>
      </w:r>
      <w:proofErr w:type="spellStart"/>
      <w:r w:rsidRPr="00C5252E">
        <w:t>gridstat_meta</w:t>
      </w:r>
      <w:proofErr w:type="spellEnd"/>
      <w:r w:rsidRPr="00C5252E">
        <w:t xml:space="preserve"> reds: on metals/oil the </w:t>
      </w:r>
      <w:proofErr w:type="spellStart"/>
      <w:r w:rsidRPr="00C5252E">
        <w:t>fingerprint+grid</w:t>
      </w:r>
      <w:proofErr w:type="spellEnd"/>
      <w:r w:rsidRPr="00C5252E">
        <w:t xml:space="preserve"> is already near-optimal; the ML doesn't add selection edge. </w:t>
      </w:r>
      <w:proofErr w:type="spellStart"/>
      <w:r w:rsidRPr="00C5252E">
        <w:t>GridStat</w:t>
      </w:r>
      <w:proofErr w:type="spellEnd"/>
      <w:r w:rsidRPr="00C5252E">
        <w:t xml:space="preserve"> stays the right tool.</w:t>
      </w:r>
    </w:p>
    <w:p w14:paraId="29E3E427" w14:textId="77777777" w:rsidR="00C5252E" w:rsidRPr="00C5252E" w:rsidRDefault="00C5252E" w:rsidP="00C5252E">
      <w:pPr>
        <w:numPr>
          <w:ilvl w:val="0"/>
          <w:numId w:val="17"/>
        </w:numPr>
      </w:pPr>
      <w:r w:rsidRPr="00C5252E">
        <w:rPr>
          <w:b/>
          <w:bCs/>
        </w:rPr>
        <w:t>If it shows decent R</w:t>
      </w:r>
      <w:r w:rsidRPr="00C5252E">
        <w:t> → the </w:t>
      </w:r>
      <w:r w:rsidRPr="00C5252E">
        <w:rPr>
          <w:i/>
          <w:iCs/>
        </w:rPr>
        <w:t>signal selection</w:t>
      </w:r>
      <w:r w:rsidRPr="00C5252E">
        <w:t> is good, but remember the </w:t>
      </w:r>
      <w:r w:rsidRPr="00C5252E">
        <w:rPr>
          <w:b/>
          <w:bCs/>
        </w:rPr>
        <w:t>apples-to-oranges caveat</w:t>
      </w:r>
      <w:r w:rsidRPr="00C5252E">
        <w:t>: that's R-per-trade on a single-position triple-barrier, </w:t>
      </w:r>
      <w:r w:rsidRPr="00C5252E">
        <w:rPr>
          <w:b/>
          <w:bCs/>
        </w:rPr>
        <w:t>not</w:t>
      </w:r>
      <w:r w:rsidRPr="00C5252E">
        <w:t> </w:t>
      </w:r>
      <w:proofErr w:type="spellStart"/>
      <w:r w:rsidRPr="00C5252E">
        <w:t>GridStat's</w:t>
      </w:r>
      <w:proofErr w:type="spellEnd"/>
      <w:r w:rsidRPr="00C5252E">
        <w:t xml:space="preserve"> </w:t>
      </w:r>
      <w:proofErr w:type="spellStart"/>
      <w:r w:rsidRPr="00C5252E">
        <w:t>grid+harvest</w:t>
      </w:r>
      <w:proofErr w:type="spellEnd"/>
      <w:r w:rsidRPr="00C5252E">
        <w:t xml:space="preserve"> $ — so it still wouldn't mean "beats </w:t>
      </w:r>
      <w:proofErr w:type="spellStart"/>
      <w:r w:rsidRPr="00C5252E">
        <w:t>GridStat</w:t>
      </w:r>
      <w:proofErr w:type="spellEnd"/>
      <w:r w:rsidRPr="00C5252E">
        <w:t xml:space="preserve">," just "selects well." </w:t>
      </w:r>
      <w:proofErr w:type="spellStart"/>
      <w:r w:rsidRPr="00C5252E">
        <w:t>GridStat's</w:t>
      </w:r>
      <w:proofErr w:type="spellEnd"/>
      <w:r w:rsidRPr="00C5252E">
        <w:t xml:space="preserve"> grid converts the same signal differently (and proven profitably).</w:t>
      </w:r>
    </w:p>
    <w:p w14:paraId="26B4870F" w14:textId="77777777" w:rsidR="00C5252E" w:rsidRPr="00C5252E" w:rsidRDefault="00C5252E" w:rsidP="00C5252E">
      <w:pPr>
        <w:rPr>
          <w:b/>
          <w:bCs/>
        </w:rPr>
      </w:pPr>
      <w:r w:rsidRPr="00C5252E">
        <w:rPr>
          <w:b/>
          <w:bCs/>
        </w:rPr>
        <w:t>The likely honest conclusion</w:t>
      </w:r>
    </w:p>
    <w:p w14:paraId="76AE0A96" w14:textId="77777777" w:rsidR="00C5252E" w:rsidRPr="00C5252E" w:rsidRDefault="00C5252E" w:rsidP="00C5252E">
      <w:r w:rsidRPr="00C5252E">
        <w:t xml:space="preserve">The two engines are </w:t>
      </w:r>
      <w:r w:rsidRPr="00C5252E">
        <w:rPr>
          <w:b/>
          <w:bCs/>
        </w:rPr>
        <w:t>complementary, not competing</w:t>
      </w:r>
      <w:r w:rsidRPr="00C5252E">
        <w:t>:</w:t>
      </w:r>
    </w:p>
    <w:p w14:paraId="0DD908EB" w14:textId="77777777" w:rsidR="00C5252E" w:rsidRPr="00C5252E" w:rsidRDefault="00C5252E" w:rsidP="00C5252E">
      <w:pPr>
        <w:numPr>
          <w:ilvl w:val="0"/>
          <w:numId w:val="18"/>
        </w:numPr>
      </w:pPr>
      <w:proofErr w:type="spellStart"/>
      <w:r w:rsidRPr="00C5252E">
        <w:rPr>
          <w:b/>
          <w:bCs/>
        </w:rPr>
        <w:t>GridStat</w:t>
      </w:r>
      <w:proofErr w:type="spellEnd"/>
      <w:r w:rsidRPr="00C5252E">
        <w:rPr>
          <w:b/>
          <w:bCs/>
        </w:rPr>
        <w:t xml:space="preserve"> momentum-grid</w:t>
      </w:r>
      <w:r w:rsidRPr="00C5252E">
        <w:t xml:space="preserve"> → </w:t>
      </w:r>
      <w:proofErr w:type="spellStart"/>
      <w:r w:rsidRPr="00C5252E">
        <w:t>trenders</w:t>
      </w:r>
      <w:proofErr w:type="spellEnd"/>
      <w:r w:rsidRPr="00C5252E">
        <w:t xml:space="preserve"> (gold, oil, silver) </w:t>
      </w:r>
      <w:r w:rsidRPr="00C5252E">
        <w:rPr>
          <w:rFonts w:ascii="Segoe UI Emoji" w:hAnsi="Segoe UI Emoji" w:cs="Segoe UI Emoji"/>
        </w:rPr>
        <w:t>✅</w:t>
      </w:r>
      <w:r w:rsidRPr="00C5252E">
        <w:t xml:space="preserve"> proven</w:t>
      </w:r>
    </w:p>
    <w:p w14:paraId="5A37CC8D" w14:textId="77777777" w:rsidR="00C5252E" w:rsidRPr="00C5252E" w:rsidRDefault="00C5252E" w:rsidP="00C5252E">
      <w:pPr>
        <w:numPr>
          <w:ilvl w:val="0"/>
          <w:numId w:val="18"/>
        </w:numPr>
      </w:pPr>
      <w:r w:rsidRPr="00C5252E">
        <w:rPr>
          <w:b/>
          <w:bCs/>
        </w:rPr>
        <w:t>AFML fade meta-model</w:t>
      </w:r>
      <w:r w:rsidRPr="00C5252E">
        <w:t xml:space="preserve"> → FX rangers (the validated green) </w:t>
      </w:r>
      <w:r w:rsidRPr="00C5252E">
        <w:rPr>
          <w:rFonts w:ascii="Segoe UI Emoji" w:hAnsi="Segoe UI Emoji" w:cs="Segoe UI Emoji"/>
        </w:rPr>
        <w:t>✅</w:t>
      </w:r>
      <w:r w:rsidRPr="00C5252E">
        <w:t xml:space="preserve"> new</w:t>
      </w:r>
    </w:p>
    <w:p w14:paraId="29AF2B5E" w14:textId="77777777" w:rsidR="00C5252E" w:rsidRPr="00C5252E" w:rsidRDefault="00C5252E" w:rsidP="00C5252E">
      <w:pPr>
        <w:numPr>
          <w:ilvl w:val="0"/>
          <w:numId w:val="18"/>
        </w:numPr>
      </w:pPr>
      <w:r w:rsidRPr="00C5252E">
        <w:t>Running </w:t>
      </w:r>
      <w:r w:rsidRPr="00C5252E">
        <w:rPr>
          <w:b/>
          <w:bCs/>
        </w:rPr>
        <w:t>both</w:t>
      </w:r>
      <w:r w:rsidRPr="00C5252E">
        <w:t> is the portfolio win — uncorrelated edge </w:t>
      </w:r>
      <w:r w:rsidRPr="00C5252E">
        <w:rPr>
          <w:i/>
          <w:iCs/>
        </w:rPr>
        <w:t>types</w:t>
      </w:r>
      <w:r w:rsidRPr="00C5252E">
        <w:t>, exactly the AFML Ch.16 thesis.</w:t>
      </w:r>
    </w:p>
    <w:p w14:paraId="401F8F70" w14:textId="77777777" w:rsidR="00C5252E" w:rsidRPr="00C5252E" w:rsidRDefault="00C5252E" w:rsidP="00C5252E">
      <w:r w:rsidRPr="00C5252E">
        <w:t>I'll log the gold/silver/oil numbers to CLAUDE.md the moment the run finishes so it's captured with the FX green. Everything's in the MD already — the FX green with its pickup gates, and this comparison appended next. Sleep well; the answer will be waiting.</w:t>
      </w:r>
    </w:p>
    <w:p w14:paraId="15CE90CF" w14:textId="77777777" w:rsidR="00C5252E" w:rsidRPr="00C5252E" w:rsidRDefault="00C5252E" w:rsidP="00C5252E">
      <w:r w:rsidRPr="00C5252E">
        <w:rPr>
          <w:b/>
          <w:bCs/>
        </w:rPr>
        <w:t>Read </w:t>
      </w:r>
      <w:hyperlink r:id="rId31" w:history="1">
        <w:r w:rsidRPr="00C5252E">
          <w:rPr>
            <w:rStyle w:val="Hyperlink"/>
          </w:rPr>
          <w:t>C:\Users\mariu\AppData\Local\Temp\claude\c--Users-mariu-Downloads-hedging-strategy\cc10154d-8b98-4a18-9755-1f55365c0bc8\tasks\brmgva8la.output</w:t>
        </w:r>
      </w:hyperlink>
    </w:p>
    <w:p w14:paraId="309615DD" w14:textId="77777777" w:rsidR="00C5252E" w:rsidRPr="00C5252E" w:rsidRDefault="00C5252E" w:rsidP="00C5252E">
      <w:r w:rsidRPr="00C5252E">
        <w:t>Clean, decisive answer — and it's illuminating. The AFML momentum meta-model on gold/silver/oil:</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3088"/>
        <w:gridCol w:w="4784"/>
      </w:tblGrid>
      <w:tr w:rsidR="00C5252E" w:rsidRPr="00C5252E" w14:paraId="06F0B2AB"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8D18FC3" w14:textId="77777777" w:rsidR="00C5252E" w:rsidRPr="00C5252E" w:rsidRDefault="00C5252E" w:rsidP="00C5252E"/>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A84E276" w14:textId="77777777" w:rsidR="00C5252E" w:rsidRPr="00C5252E" w:rsidRDefault="00C5252E" w:rsidP="00C5252E">
            <w:pPr>
              <w:rPr>
                <w:b/>
                <w:bCs/>
              </w:rPr>
            </w:pPr>
            <w:r w:rsidRPr="00C5252E">
              <w:rPr>
                <w:b/>
                <w:bCs/>
              </w:rPr>
              <w:t>Result</w:t>
            </w:r>
          </w:p>
        </w:tc>
      </w:tr>
      <w:tr w:rsidR="00C5252E" w:rsidRPr="00C5252E" w14:paraId="4DAB8C53"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B030FE1" w14:textId="77777777" w:rsidR="00C5252E" w:rsidRPr="00C5252E" w:rsidRDefault="00C5252E" w:rsidP="00C5252E">
            <w:r w:rsidRPr="00C5252E">
              <w:t>Primary momentum (take-all)</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F8508B3" w14:textId="77777777" w:rsidR="00C5252E" w:rsidRPr="00C5252E" w:rsidRDefault="00C5252E" w:rsidP="00C5252E">
            <w:r w:rsidRPr="00C5252E">
              <w:rPr>
                <w:b/>
                <w:bCs/>
              </w:rPr>
              <w:t>−0.010 R</w:t>
            </w:r>
            <w:r w:rsidRPr="00C5252E">
              <w:t> (flat)</w:t>
            </w:r>
          </w:p>
        </w:tc>
      </w:tr>
      <w:tr w:rsidR="00C5252E" w:rsidRPr="00C5252E" w14:paraId="09D2DCD3"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9332910" w14:textId="77777777" w:rsidR="00C5252E" w:rsidRPr="00C5252E" w:rsidRDefault="00C5252E" w:rsidP="00C5252E">
            <w:r w:rsidRPr="00C5252E">
              <w:t>ML gate, gross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ABB2DA5" w14:textId="77777777" w:rsidR="00C5252E" w:rsidRPr="00C5252E" w:rsidRDefault="00C5252E" w:rsidP="00C5252E">
            <w:r w:rsidRPr="00C5252E">
              <w:t>+0.005 R (≈ zero), 50% win</w:t>
            </w:r>
          </w:p>
        </w:tc>
      </w:tr>
      <w:tr w:rsidR="00C5252E" w:rsidRPr="00C5252E" w14:paraId="1AA16052"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96E41DF" w14:textId="77777777" w:rsidR="00C5252E" w:rsidRPr="00C5252E" w:rsidRDefault="00C5252E" w:rsidP="00C5252E">
            <w:r w:rsidRPr="00C5252E">
              <w:t>ML gate, </w:t>
            </w:r>
            <w:r w:rsidRPr="00C5252E">
              <w:rPr>
                <w:b/>
                <w:bCs/>
              </w:rPr>
              <w:t>net of cost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5E20332" w14:textId="77777777" w:rsidR="00C5252E" w:rsidRPr="00C5252E" w:rsidRDefault="00C5252E" w:rsidP="00C5252E">
            <w:r w:rsidRPr="00C5252E">
              <w:rPr>
                <w:b/>
                <w:bCs/>
              </w:rPr>
              <w:t>−0.145 R</w:t>
            </w:r>
          </w:p>
        </w:tc>
      </w:tr>
      <w:tr w:rsidR="00C5252E" w:rsidRPr="00C5252E" w14:paraId="7D72C6E0"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BF8E462" w14:textId="77777777" w:rsidR="00C5252E" w:rsidRPr="00C5252E" w:rsidRDefault="00C5252E" w:rsidP="00C5252E">
            <w:r w:rsidRPr="00C5252E">
              <w:t>Per-symbol net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65E5F17" w14:textId="77777777" w:rsidR="00C5252E" w:rsidRPr="00C5252E" w:rsidRDefault="00C5252E" w:rsidP="00C5252E">
            <w:r w:rsidRPr="00C5252E">
              <w:t>all negative (silver −0.04, oil −0.19, gold −0.29)</w:t>
            </w:r>
          </w:p>
        </w:tc>
      </w:tr>
      <w:tr w:rsidR="00C5252E" w:rsidRPr="00C5252E" w14:paraId="2B6C70F1"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7447131" w14:textId="77777777" w:rsidR="00C5252E" w:rsidRPr="00C5252E" w:rsidRDefault="00C5252E" w:rsidP="00C5252E">
            <w:r w:rsidRPr="00C5252E">
              <w:t>Folds positive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7B73B58" w14:textId="77777777" w:rsidR="00C5252E" w:rsidRPr="00C5252E" w:rsidRDefault="00C5252E" w:rsidP="00C5252E">
            <w:r w:rsidRPr="00C5252E">
              <w:t>2/6</w:t>
            </w:r>
          </w:p>
        </w:tc>
      </w:tr>
      <w:tr w:rsidR="00C5252E" w:rsidRPr="00C5252E" w14:paraId="59FD6A5A"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A359C72" w14:textId="77777777" w:rsidR="00C5252E" w:rsidRPr="00C5252E" w:rsidRDefault="00C5252E" w:rsidP="00C5252E">
            <w:r w:rsidRPr="00C5252E">
              <w:t>Deflated SR</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5BFCBE1" w14:textId="77777777" w:rsidR="00C5252E" w:rsidRPr="00C5252E" w:rsidRDefault="00C5252E" w:rsidP="00C5252E">
            <w:r w:rsidRPr="00C5252E">
              <w:rPr>
                <w:b/>
                <w:bCs/>
              </w:rPr>
              <w:t>0%</w:t>
            </w:r>
            <w:r w:rsidRPr="00C5252E">
              <w:t> → NOT GREEN</w:t>
            </w:r>
          </w:p>
        </w:tc>
      </w:tr>
    </w:tbl>
    <w:p w14:paraId="69E5E306" w14:textId="77777777" w:rsidR="00C5252E" w:rsidRPr="00C5252E" w:rsidRDefault="00C5252E" w:rsidP="00C5252E">
      <w:pPr>
        <w:rPr>
          <w:b/>
          <w:bCs/>
        </w:rPr>
      </w:pPr>
      <w:r w:rsidRPr="00C5252E">
        <w:rPr>
          <w:b/>
          <w:bCs/>
        </w:rPr>
        <w:t>The answer to your question: No — and the </w:t>
      </w:r>
      <w:r w:rsidRPr="00C5252E">
        <w:rPr>
          <w:b/>
          <w:bCs/>
          <w:i/>
          <w:iCs/>
        </w:rPr>
        <w:t>why</w:t>
      </w:r>
      <w:r w:rsidRPr="00C5252E">
        <w:rPr>
          <w:b/>
          <w:bCs/>
        </w:rPr>
        <w:t> is the most important finding</w:t>
      </w:r>
    </w:p>
    <w:p w14:paraId="33433F56" w14:textId="77777777" w:rsidR="00C5252E" w:rsidRPr="00C5252E" w:rsidRDefault="00C5252E" w:rsidP="00C5252E">
      <w:r w:rsidRPr="00C5252E">
        <w:rPr>
          <w:b/>
          <w:bCs/>
        </w:rPr>
        <w:t xml:space="preserve">The AFML engine does not — cannot — outperform </w:t>
      </w:r>
      <w:proofErr w:type="spellStart"/>
      <w:r w:rsidRPr="00C5252E">
        <w:rPr>
          <w:b/>
          <w:bCs/>
        </w:rPr>
        <w:t>GridStat</w:t>
      </w:r>
      <w:proofErr w:type="spellEnd"/>
      <w:r w:rsidRPr="00C5252E">
        <w:rPr>
          <w:b/>
          <w:bCs/>
        </w:rPr>
        <w:t xml:space="preserve"> on gold/oil/silver.</w:t>
      </w:r>
      <w:r w:rsidRPr="00C5252E">
        <w:t xml:space="preserve"> On a single-position triple-barrier basis these symbols are </w:t>
      </w:r>
      <w:r w:rsidRPr="00C5252E">
        <w:rPr>
          <w:b/>
          <w:bCs/>
        </w:rPr>
        <w:t>~flat (−0.010R)</w:t>
      </w:r>
      <w:r w:rsidRPr="00C5252E">
        <w:t>, and the ML can't find any profitable subset to gate (net −0.145R).</w:t>
      </w:r>
    </w:p>
    <w:p w14:paraId="35E19E22" w14:textId="77777777" w:rsidR="00C5252E" w:rsidRPr="00C5252E" w:rsidRDefault="00C5252E" w:rsidP="00C5252E">
      <w:r w:rsidRPr="00C5252E">
        <w:t xml:space="preserve">Now sit with the contrast: </w:t>
      </w:r>
      <w:r w:rsidRPr="00C5252E">
        <w:rPr>
          <w:b/>
          <w:bCs/>
        </w:rPr>
        <w:t xml:space="preserve">the raw signal on gold is ~flat, yet </w:t>
      </w:r>
      <w:proofErr w:type="spellStart"/>
      <w:r w:rsidRPr="00C5252E">
        <w:rPr>
          <w:b/>
          <w:bCs/>
        </w:rPr>
        <w:t>GridStat</w:t>
      </w:r>
      <w:proofErr w:type="spellEnd"/>
      <w:r w:rsidRPr="00C5252E">
        <w:rPr>
          <w:b/>
          <w:bCs/>
        </w:rPr>
        <w:t xml:space="preserve"> makes PF 3.92 on gold.</w:t>
      </w:r>
      <w:r w:rsidRPr="00C5252E">
        <w:t xml:space="preserve"> That's the proof of where </w:t>
      </w:r>
      <w:proofErr w:type="spellStart"/>
      <w:r w:rsidRPr="00C5252E">
        <w:t>GridStat's</w:t>
      </w:r>
      <w:proofErr w:type="spellEnd"/>
      <w:r w:rsidRPr="00C5252E">
        <w:t xml:space="preserve"> edge actually lives — </w:t>
      </w:r>
      <w:r w:rsidRPr="00C5252E">
        <w:rPr>
          <w:b/>
          <w:bCs/>
        </w:rPr>
        <w:t>it's the GRID (recovery + fast $100 harvest), not the signal selection.</w:t>
      </w:r>
      <w:r w:rsidRPr="00C5252E">
        <w:t xml:space="preserve"> A single-position ML model has </w:t>
      </w:r>
      <w:r w:rsidRPr="00C5252E">
        <w:rPr>
          <w:i/>
          <w:iCs/>
        </w:rPr>
        <w:t>nothing to select from</w:t>
      </w:r>
      <w:r w:rsidRPr="00C5252E">
        <w:t xml:space="preserve"> on these instruments, so it loses; the grid manufactures the edge through execution. You literally cannot replace </w:t>
      </w:r>
      <w:proofErr w:type="spellStart"/>
      <w:r w:rsidRPr="00C5252E">
        <w:t>GridStat</w:t>
      </w:r>
      <w:proofErr w:type="spellEnd"/>
      <w:r w:rsidRPr="00C5252E">
        <w:t xml:space="preserve"> with a smarter selector here — the selector isn't the edge.</w:t>
      </w:r>
    </w:p>
    <w:p w14:paraId="2B7C5AAA" w14:textId="77777777" w:rsidR="00C5252E" w:rsidRPr="00C5252E" w:rsidRDefault="00C5252E" w:rsidP="00C5252E">
      <w:pPr>
        <w:rPr>
          <w:b/>
          <w:bCs/>
        </w:rPr>
      </w:pPr>
      <w:r w:rsidRPr="00C5252E">
        <w:rPr>
          <w:b/>
          <w:bCs/>
        </w:rPr>
        <w:t>So the two engines are complementary, exactly as theorized:</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1211"/>
        <w:gridCol w:w="2765"/>
        <w:gridCol w:w="2293"/>
        <w:gridCol w:w="2747"/>
      </w:tblGrid>
      <w:tr w:rsidR="00C5252E" w:rsidRPr="00C5252E" w14:paraId="27BA3648"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CAEFD34" w14:textId="77777777" w:rsidR="00C5252E" w:rsidRPr="00C5252E" w:rsidRDefault="00C5252E" w:rsidP="00C5252E">
            <w:pPr>
              <w:rPr>
                <w:b/>
                <w:bCs/>
              </w:rPr>
            </w:pPr>
            <w:r w:rsidRPr="00C5252E">
              <w:rPr>
                <w:b/>
                <w:bCs/>
              </w:rPr>
              <w:t>Engine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0349EBD" w14:textId="77777777" w:rsidR="00C5252E" w:rsidRPr="00C5252E" w:rsidRDefault="00C5252E" w:rsidP="00C5252E">
            <w:pPr>
              <w:rPr>
                <w:b/>
                <w:bCs/>
              </w:rPr>
            </w:pPr>
            <w:r w:rsidRPr="00C5252E">
              <w:rPr>
                <w:b/>
                <w:bCs/>
              </w:rPr>
              <w:t>Edge type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DBA9340" w14:textId="77777777" w:rsidR="00C5252E" w:rsidRPr="00C5252E" w:rsidRDefault="00C5252E" w:rsidP="00C5252E">
            <w:pPr>
              <w:rPr>
                <w:b/>
                <w:bCs/>
              </w:rPr>
            </w:pPr>
            <w:r w:rsidRPr="00C5252E">
              <w:rPr>
                <w:b/>
                <w:bCs/>
              </w:rPr>
              <w:t>Instruments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9AFC8E1" w14:textId="77777777" w:rsidR="00C5252E" w:rsidRPr="00C5252E" w:rsidRDefault="00C5252E" w:rsidP="00C5252E">
            <w:pPr>
              <w:rPr>
                <w:b/>
                <w:bCs/>
              </w:rPr>
            </w:pPr>
            <w:r w:rsidRPr="00C5252E">
              <w:rPr>
                <w:b/>
                <w:bCs/>
              </w:rPr>
              <w:t>Status</w:t>
            </w:r>
          </w:p>
        </w:tc>
      </w:tr>
      <w:tr w:rsidR="00C5252E" w:rsidRPr="00C5252E" w14:paraId="2C107337"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DC13A21" w14:textId="77777777" w:rsidR="00C5252E" w:rsidRPr="00C5252E" w:rsidRDefault="00C5252E" w:rsidP="00C5252E">
            <w:proofErr w:type="spellStart"/>
            <w:r w:rsidRPr="00C5252E">
              <w:rPr>
                <w:b/>
                <w:bCs/>
              </w:rPr>
              <w:t>GridStat</w:t>
            </w:r>
            <w:proofErr w:type="spellEnd"/>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8DFD2E3" w14:textId="77777777" w:rsidR="00C5252E" w:rsidRPr="00C5252E" w:rsidRDefault="00C5252E" w:rsidP="00C5252E">
            <w:r w:rsidRPr="00C5252E">
              <w:t>momentum + grid execution</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DAA3291" w14:textId="77777777" w:rsidR="00C5252E" w:rsidRPr="00C5252E" w:rsidRDefault="00C5252E" w:rsidP="00C5252E">
            <w:r w:rsidRPr="00C5252E">
              <w:t>gold/silver/oil (</w:t>
            </w:r>
            <w:proofErr w:type="spellStart"/>
            <w:r w:rsidRPr="00C5252E">
              <w:t>trenders</w:t>
            </w:r>
            <w:proofErr w:type="spellEnd"/>
            <w:r w:rsidRPr="00C5252E">
              <w: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562D84B" w14:textId="77777777" w:rsidR="00C5252E" w:rsidRPr="00C5252E" w:rsidRDefault="00C5252E" w:rsidP="00C5252E">
            <w:r w:rsidRPr="00C5252E">
              <w:rPr>
                <w:rFonts w:ascii="Segoe UI Emoji" w:hAnsi="Segoe UI Emoji" w:cs="Segoe UI Emoji"/>
              </w:rPr>
              <w:t>✅</w:t>
            </w:r>
            <w:r w:rsidRPr="00C5252E">
              <w:t xml:space="preserve"> proven, the grid IS the edge</w:t>
            </w:r>
          </w:p>
        </w:tc>
      </w:tr>
      <w:tr w:rsidR="00C5252E" w:rsidRPr="00C5252E" w14:paraId="741F5B2C"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E20C0C7" w14:textId="77777777" w:rsidR="00C5252E" w:rsidRPr="00C5252E" w:rsidRDefault="00C5252E" w:rsidP="00C5252E">
            <w:r w:rsidRPr="00C5252E">
              <w:rPr>
                <w:b/>
                <w:bCs/>
              </w:rPr>
              <w:t>AFML meta</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99043D3" w14:textId="77777777" w:rsidR="00C5252E" w:rsidRPr="00C5252E" w:rsidRDefault="00C5252E" w:rsidP="00C5252E">
            <w:r w:rsidRPr="00C5252E">
              <w:t>mean-reversion </w:t>
            </w:r>
            <w:r w:rsidRPr="00C5252E">
              <w:rPr>
                <w:i/>
                <w:iCs/>
              </w:rPr>
              <w:t>selection</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E86AB9A" w14:textId="77777777" w:rsidR="00C5252E" w:rsidRPr="00C5252E" w:rsidRDefault="00C5252E" w:rsidP="00C5252E">
            <w:r w:rsidRPr="00C5252E">
              <w:t>FX majors (rangers)</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F720465" w14:textId="77777777" w:rsidR="00C5252E" w:rsidRPr="00C5252E" w:rsidRDefault="00C5252E" w:rsidP="00C5252E">
            <w:r w:rsidRPr="00C5252E">
              <w:rPr>
                <w:rFonts w:ascii="Segoe UI Emoji" w:hAnsi="Segoe UI Emoji" w:cs="Segoe UI Emoji"/>
              </w:rPr>
              <w:t>✅</w:t>
            </w:r>
            <w:r w:rsidRPr="00C5252E">
              <w:t xml:space="preserve"> green (FX run)</w:t>
            </w:r>
          </w:p>
        </w:tc>
      </w:tr>
    </w:tbl>
    <w:p w14:paraId="71F9A7EF" w14:textId="77777777" w:rsidR="00C5252E" w:rsidRPr="00C5252E" w:rsidRDefault="00C5252E" w:rsidP="00C5252E">
      <w:pPr>
        <w:numPr>
          <w:ilvl w:val="0"/>
          <w:numId w:val="19"/>
        </w:numPr>
      </w:pPr>
      <w:proofErr w:type="spellStart"/>
      <w:r w:rsidRPr="00C5252E">
        <w:rPr>
          <w:b/>
          <w:bCs/>
        </w:rPr>
        <w:t>GridStat</w:t>
      </w:r>
      <w:proofErr w:type="spellEnd"/>
      <w:r w:rsidRPr="00C5252E">
        <w:rPr>
          <w:b/>
          <w:bCs/>
        </w:rPr>
        <w:t xml:space="preserve"> on gold/oil/silver</w:t>
      </w:r>
      <w:r w:rsidRPr="00C5252E">
        <w:t>: signal flat, grid converts it → keep as-is.</w:t>
      </w:r>
    </w:p>
    <w:p w14:paraId="11AC6CE5" w14:textId="77777777" w:rsidR="00C5252E" w:rsidRPr="00C5252E" w:rsidRDefault="00C5252E" w:rsidP="00C5252E">
      <w:pPr>
        <w:numPr>
          <w:ilvl w:val="0"/>
          <w:numId w:val="19"/>
        </w:numPr>
      </w:pPr>
      <w:r w:rsidRPr="00C5252E">
        <w:rPr>
          <w:b/>
          <w:bCs/>
        </w:rPr>
        <w:t>AFML fade on FX</w:t>
      </w:r>
      <w:r w:rsidRPr="00C5252E">
        <w:t>: signal-selection edge (+0.39R net) → the new uncorrelated stream.</w:t>
      </w:r>
    </w:p>
    <w:p w14:paraId="1EDA446A" w14:textId="77777777" w:rsidR="00C5252E" w:rsidRPr="00C5252E" w:rsidRDefault="00C5252E" w:rsidP="00C5252E">
      <w:pPr>
        <w:numPr>
          <w:ilvl w:val="0"/>
          <w:numId w:val="19"/>
        </w:numPr>
      </w:pPr>
      <w:r w:rsidRPr="00C5252E">
        <w:t xml:space="preserve">Trying to swap them onto each other's turf fails both ways (fade lost on metals; momentum-meta flat on metals; </w:t>
      </w:r>
      <w:proofErr w:type="spellStart"/>
      <w:r w:rsidRPr="00C5252E">
        <w:t>GridStat</w:t>
      </w:r>
      <w:proofErr w:type="spellEnd"/>
      <w:r w:rsidRPr="00C5252E">
        <w:t xml:space="preserve"> would need a grid for FX too).</w:t>
      </w:r>
    </w:p>
    <w:p w14:paraId="367F6B54" w14:textId="77777777" w:rsidR="00C5252E" w:rsidRPr="00C5252E" w:rsidRDefault="00C5252E" w:rsidP="00C5252E">
      <w:r w:rsidRPr="00C5252E">
        <w:t xml:space="preserve">This is the </w:t>
      </w:r>
      <w:r w:rsidRPr="00C5252E">
        <w:rPr>
          <w:b/>
          <w:bCs/>
        </w:rPr>
        <w:t>Ch.16 portfolio thesis confirmed by data</w:t>
      </w:r>
      <w:r w:rsidRPr="00C5252E">
        <w:t xml:space="preserve">: diversify edge </w:t>
      </w:r>
      <w:r w:rsidRPr="00C5252E">
        <w:rPr>
          <w:i/>
          <w:iCs/>
        </w:rPr>
        <w:t>types</w:t>
      </w:r>
      <w:r w:rsidRPr="00C5252E">
        <w:t xml:space="preserve">, don't make one engine fight the other's instruments. Run </w:t>
      </w:r>
      <w:r w:rsidRPr="00C5252E">
        <w:rPr>
          <w:b/>
          <w:bCs/>
        </w:rPr>
        <w:t>both</w:t>
      </w:r>
      <w:r w:rsidRPr="00C5252E">
        <w:t>.</w:t>
      </w:r>
    </w:p>
    <w:p w14:paraId="514540AB" w14:textId="77777777" w:rsidR="00C5252E" w:rsidRPr="00C5252E" w:rsidRDefault="00C5252E" w:rsidP="00C5252E">
      <w:r w:rsidRPr="00C5252E">
        <w:lastRenderedPageBreak/>
        <w:t>Let me log this comparison:</w:t>
      </w:r>
    </w:p>
    <w:p w14:paraId="68CEC113" w14:textId="77777777" w:rsidR="00C5252E" w:rsidRPr="00C5252E" w:rsidRDefault="00C5252E" w:rsidP="00C5252E">
      <w:r w:rsidRPr="00C5252E">
        <w:rPr>
          <w:b/>
          <w:bCs/>
        </w:rPr>
        <w:t>Edit</w:t>
      </w:r>
      <w:r w:rsidRPr="00C5252E">
        <w:t> </w:t>
      </w:r>
      <w:hyperlink r:id="rId32" w:history="1">
        <w:r w:rsidRPr="00C5252E">
          <w:rPr>
            <w:rStyle w:val="Hyperlink"/>
          </w:rPr>
          <w:t>c:\Users\mariu\Downloads\hedging_strategy\CLAUDE.md</w:t>
        </w:r>
      </w:hyperlink>
    </w:p>
    <w:p w14:paraId="5ED1F7C0" w14:textId="77777777" w:rsidR="00C5252E" w:rsidRPr="00C5252E" w:rsidRDefault="00C5252E" w:rsidP="00C5252E">
      <w:r w:rsidRPr="00C5252E">
        <w:t>Added 2 lines</w:t>
      </w:r>
    </w:p>
    <w:p w14:paraId="381A78A3" w14:textId="77777777" w:rsidR="00C5252E" w:rsidRPr="00C5252E" w:rsidRDefault="00C5252E" w:rsidP="00C5252E">
      <w:r w:rsidRPr="00C5252E">
        <w:t>Logged. Let me revert afml_engine.py to the validated FX-green config now, so the file is ready to reproduce the result in the morning rather than sitting on this comparison test:</w:t>
      </w:r>
    </w:p>
    <w:p w14:paraId="6A92D0AA" w14:textId="77777777" w:rsidR="00C5252E" w:rsidRPr="00C5252E" w:rsidRDefault="00C5252E" w:rsidP="00C5252E">
      <w:r w:rsidRPr="00C5252E">
        <w:rPr>
          <w:b/>
          <w:bCs/>
        </w:rPr>
        <w:t>Edit</w:t>
      </w:r>
      <w:r w:rsidRPr="00C5252E">
        <w:t> </w:t>
      </w:r>
      <w:hyperlink r:id="rId33" w:history="1">
        <w:r w:rsidRPr="00C5252E">
          <w:rPr>
            <w:rStyle w:val="Hyperlink"/>
          </w:rPr>
          <w:t>c:\Users\mariu\Downloads\hedging_strategy\afml_engine.py</w:t>
        </w:r>
      </w:hyperlink>
    </w:p>
    <w:p w14:paraId="1D5C0697" w14:textId="77777777" w:rsidR="00C5252E" w:rsidRPr="00C5252E" w:rsidRDefault="00C5252E" w:rsidP="00C5252E">
      <w:r w:rsidRPr="00C5252E">
        <w:t>Added 1 line</w:t>
      </w:r>
    </w:p>
    <w:p w14:paraId="6E7599DB" w14:textId="77777777" w:rsidR="00C5252E" w:rsidRPr="00C5252E" w:rsidRDefault="00C5252E" w:rsidP="00C5252E">
      <w:r w:rsidRPr="00C5252E">
        <w:rPr>
          <w:b/>
          <w:bCs/>
        </w:rPr>
        <w:t>Edit</w:t>
      </w:r>
      <w:r w:rsidRPr="00C5252E">
        <w:t> </w:t>
      </w:r>
      <w:hyperlink r:id="rId34" w:history="1">
        <w:r w:rsidRPr="00C5252E">
          <w:rPr>
            <w:rStyle w:val="Hyperlink"/>
          </w:rPr>
          <w:t>c:\Users\mariu\Downloads\hedging_strategy\afml_engine.py</w:t>
        </w:r>
      </w:hyperlink>
    </w:p>
    <w:p w14:paraId="309C5FF2" w14:textId="77777777" w:rsidR="00C5252E" w:rsidRPr="00C5252E" w:rsidRDefault="00C5252E" w:rsidP="00C5252E">
      <w:r w:rsidRPr="00C5252E">
        <w:t>Modified</w:t>
      </w:r>
    </w:p>
    <w:p w14:paraId="7A198447" w14:textId="77777777" w:rsidR="00C5252E" w:rsidRPr="00C5252E" w:rsidRDefault="00C5252E" w:rsidP="00C5252E">
      <w:r w:rsidRPr="00C5252E">
        <w:t>The file's back on the validated FX-green config, and everything's logged.</w:t>
      </w:r>
    </w:p>
    <w:p w14:paraId="3FF48EEE" w14:textId="77777777" w:rsidR="00C5252E" w:rsidRPr="00C5252E" w:rsidRDefault="00C5252E" w:rsidP="00C5252E">
      <w:pPr>
        <w:rPr>
          <w:b/>
          <w:bCs/>
        </w:rPr>
      </w:pPr>
      <w:r w:rsidRPr="00C5252E">
        <w:rPr>
          <w:b/>
          <w:bCs/>
        </w:rPr>
        <w:t>Tonight's two findings (both in CLAUDE.md, Session 19n)</w:t>
      </w:r>
    </w:p>
    <w:p w14:paraId="241C131C" w14:textId="77777777" w:rsidR="00C5252E" w:rsidRPr="00C5252E" w:rsidRDefault="00C5252E" w:rsidP="00C5252E">
      <w:r w:rsidRPr="00C5252E">
        <w:rPr>
          <w:b/>
          <w:bCs/>
        </w:rPr>
        <w:t>1. Path A produced a real, validated edge</w:t>
      </w:r>
      <w:r w:rsidRPr="00C5252E">
        <w:t xml:space="preserve"> — a cross-sectional </w:t>
      </w:r>
      <w:r w:rsidRPr="00C5252E">
        <w:rPr>
          <w:b/>
          <w:bCs/>
        </w:rPr>
        <w:t>FX-mean-reversion meta-model</w:t>
      </w:r>
      <w:r w:rsidRPr="00C5252E">
        <w:t xml:space="preserve">: net </w:t>
      </w:r>
      <w:r w:rsidRPr="00C5252E">
        <w:rPr>
          <w:b/>
          <w:bCs/>
        </w:rPr>
        <w:t>+0.39R/trade, 4,819 trades, all 11 FX symbols positive, Deflated Sharpe 99%, 6/6 folds.</w:t>
      </w:r>
      <w:r w:rsidRPr="00C5252E">
        <w:t xml:space="preserve"> It survived cost + deflation + breadth. First genuine Path-A green.</w:t>
      </w:r>
    </w:p>
    <w:p w14:paraId="6415DA0F" w14:textId="77777777" w:rsidR="00C5252E" w:rsidRPr="00C5252E" w:rsidRDefault="00C5252E" w:rsidP="00C5252E">
      <w:r w:rsidRPr="00C5252E">
        <w:rPr>
          <w:b/>
          <w:bCs/>
        </w:rPr>
        <w:t>2. Your gold/oil/silver question, answered decisively</w:t>
      </w:r>
      <w:r w:rsidRPr="00C5252E">
        <w:t xml:space="preserve"> — the AFML engine </w:t>
      </w:r>
      <w:r w:rsidRPr="00C5252E">
        <w:rPr>
          <w:b/>
          <w:bCs/>
        </w:rPr>
        <w:t xml:space="preserve">does not and cannot beat </w:t>
      </w:r>
      <w:proofErr w:type="spellStart"/>
      <w:r w:rsidRPr="00C5252E">
        <w:rPr>
          <w:b/>
          <w:bCs/>
        </w:rPr>
        <w:t>GridStat</w:t>
      </w:r>
      <w:proofErr w:type="spellEnd"/>
      <w:r w:rsidRPr="00C5252E">
        <w:rPr>
          <w:b/>
          <w:bCs/>
        </w:rPr>
        <w:t xml:space="preserve"> there.</w:t>
      </w:r>
      <w:r w:rsidRPr="00C5252E">
        <w:t xml:space="preserve"> The single-position signal on those is </w:t>
      </w:r>
      <w:r w:rsidRPr="00C5252E">
        <w:rPr>
          <w:b/>
          <w:bCs/>
        </w:rPr>
        <w:t>flat (−0.010R)</w:t>
      </w:r>
      <w:r w:rsidRPr="00C5252E">
        <w:t xml:space="preserve">, yet </w:t>
      </w:r>
      <w:proofErr w:type="spellStart"/>
      <w:r w:rsidRPr="00C5252E">
        <w:t>GridStat</w:t>
      </w:r>
      <w:proofErr w:type="spellEnd"/>
      <w:r w:rsidRPr="00C5252E">
        <w:t xml:space="preserve"> makes PF 3.92 — which </w:t>
      </w:r>
      <w:r w:rsidRPr="00C5252E">
        <w:rPr>
          <w:i/>
          <w:iCs/>
        </w:rPr>
        <w:t>proves</w:t>
      </w:r>
      <w:r w:rsidRPr="00C5252E">
        <w:t xml:space="preserve"> </w:t>
      </w:r>
      <w:proofErr w:type="spellStart"/>
      <w:r w:rsidRPr="00C5252E">
        <w:t>GridStat's</w:t>
      </w:r>
      <w:proofErr w:type="spellEnd"/>
      <w:r w:rsidRPr="00C5252E">
        <w:t xml:space="preserve"> edge is the </w:t>
      </w:r>
      <w:r w:rsidRPr="00C5252E">
        <w:rPr>
          <w:b/>
          <w:bCs/>
        </w:rPr>
        <w:t>grid execution</w:t>
      </w:r>
      <w:r w:rsidRPr="00C5252E">
        <w:t xml:space="preserve">, not signal selection. There's nothing for a selector to select. They're </w:t>
      </w:r>
      <w:r w:rsidRPr="00C5252E">
        <w:rPr>
          <w:b/>
          <w:bCs/>
        </w:rPr>
        <w:t>complementary edge types</w:t>
      </w:r>
      <w:r w:rsidRPr="00C5252E">
        <w:t xml:space="preserve">: </w:t>
      </w:r>
      <w:proofErr w:type="spellStart"/>
      <w:r w:rsidRPr="00C5252E">
        <w:t>GridStat</w:t>
      </w:r>
      <w:proofErr w:type="spellEnd"/>
      <w:r w:rsidRPr="00C5252E">
        <w:t xml:space="preserve"> momentum-grid for </w:t>
      </w:r>
      <w:proofErr w:type="spellStart"/>
      <w:r w:rsidRPr="00C5252E">
        <w:t>trenders</w:t>
      </w:r>
      <w:proofErr w:type="spellEnd"/>
      <w:r w:rsidRPr="00C5252E">
        <w:t>, AFML fade-selection for FX rangers. The Ch.16 "diversify edge types" thesis, confirmed by data.</w:t>
      </w:r>
    </w:p>
    <w:p w14:paraId="355B56D4" w14:textId="77777777" w:rsidR="00C5252E" w:rsidRPr="00C5252E" w:rsidRDefault="00C5252E" w:rsidP="00C5252E">
      <w:pPr>
        <w:rPr>
          <w:b/>
          <w:bCs/>
        </w:rPr>
      </w:pPr>
      <w:r w:rsidRPr="00C5252E">
        <w:rPr>
          <w:b/>
          <w:bCs/>
        </w:rPr>
        <w:t>Morning pickup (in the MD)</w:t>
      </w:r>
    </w:p>
    <w:p w14:paraId="0C1ED3A4" w14:textId="77777777" w:rsidR="00C5252E" w:rsidRPr="00C5252E" w:rsidRDefault="00C5252E" w:rsidP="00C5252E">
      <w:pPr>
        <w:numPr>
          <w:ilvl w:val="0"/>
          <w:numId w:val="20"/>
        </w:numPr>
      </w:pPr>
      <w:r w:rsidRPr="00C5252E">
        <w:t>afml_engine.py reverted to the FX-green config (reproduce-ready).</w:t>
      </w:r>
    </w:p>
    <w:p w14:paraId="15A9FF24" w14:textId="77777777" w:rsidR="00C5252E" w:rsidRPr="00C5252E" w:rsidRDefault="00C5252E" w:rsidP="00C5252E">
      <w:pPr>
        <w:numPr>
          <w:ilvl w:val="0"/>
          <w:numId w:val="20"/>
        </w:numPr>
      </w:pPr>
      <w:r w:rsidRPr="00C5252E">
        <w:t>Next: (1) true holdout split + cost-stress (cheap) to confirm the green survives a real OOS period, then (2) understand the hour dominance, then (3) the ONNX → MT5 feature-parity build.</w:t>
      </w:r>
    </w:p>
    <w:p w14:paraId="35ADC346" w14:textId="77777777" w:rsidR="00C5252E" w:rsidRPr="00C5252E" w:rsidRDefault="00C5252E" w:rsidP="00C5252E">
      <w:pPr>
        <w:numPr>
          <w:ilvl w:val="0"/>
          <w:numId w:val="20"/>
        </w:numPr>
      </w:pPr>
      <w:r w:rsidRPr="00C5252E">
        <w:t>Nothing deployed; live EAs untouched.</w:t>
      </w:r>
    </w:p>
    <w:p w14:paraId="66291AEF" w14:textId="77777777" w:rsidR="00C5252E" w:rsidRPr="00C5252E" w:rsidRDefault="00C5252E" w:rsidP="00C5252E">
      <w:r w:rsidRPr="00C5252E">
        <w:t xml:space="preserve">Genuinely good night's work — Path A went from a red gate to a validated, uncorrelated FX stream, </w:t>
      </w:r>
      <w:r w:rsidRPr="00C5252E">
        <w:rPr>
          <w:i/>
          <w:iCs/>
        </w:rPr>
        <w:t>and</w:t>
      </w:r>
      <w:r w:rsidRPr="00C5252E">
        <w:t xml:space="preserve"> we now understand precisely why </w:t>
      </w:r>
      <w:proofErr w:type="spellStart"/>
      <w:r w:rsidRPr="00C5252E">
        <w:t>GridStat</w:t>
      </w:r>
      <w:proofErr w:type="spellEnd"/>
      <w:r w:rsidRPr="00C5252E">
        <w:t xml:space="preserve"> works (the grid, not the signal). Sleep well.</w:t>
      </w:r>
    </w:p>
    <w:p w14:paraId="51FB401B" w14:textId="77777777" w:rsidR="00C5252E" w:rsidRPr="00C5252E" w:rsidRDefault="00C5252E" w:rsidP="00C5252E">
      <w:r w:rsidRPr="00C5252E">
        <w:t xml:space="preserve">Can we build </w:t>
      </w:r>
      <w:proofErr w:type="spellStart"/>
      <w:r w:rsidRPr="00C5252E">
        <w:t>a</w:t>
      </w:r>
      <w:proofErr w:type="spellEnd"/>
      <w:r w:rsidRPr="00C5252E">
        <w:t xml:space="preserve"> actual AFML engine </w:t>
      </w:r>
      <w:proofErr w:type="spellStart"/>
      <w:r w:rsidRPr="00C5252E">
        <w:t>equavalent</w:t>
      </w:r>
      <w:proofErr w:type="spellEnd"/>
      <w:r w:rsidRPr="00C5252E">
        <w:t xml:space="preserve"> for </w:t>
      </w:r>
      <w:proofErr w:type="spellStart"/>
      <w:r w:rsidRPr="00C5252E">
        <w:t>GridStat</w:t>
      </w:r>
      <w:proofErr w:type="spellEnd"/>
      <w:r w:rsidRPr="00C5252E">
        <w:t xml:space="preserve"> momentum-grid via python to check if we applied the optimal event sampling, Fractional differentiation, Structural-break / vol-regime features, Vol-scaled triple-barrier labels, Uniqueness-weighted RF, </w:t>
      </w:r>
      <w:r w:rsidRPr="00C5252E">
        <w:lastRenderedPageBreak/>
        <w:t xml:space="preserve">purged CV, DS to ensure we take advantage of the current and other momentum symbols as python are far more </w:t>
      </w:r>
      <w:proofErr w:type="spellStart"/>
      <w:r w:rsidRPr="00C5252E">
        <w:t>equipt</w:t>
      </w:r>
      <w:proofErr w:type="spellEnd"/>
      <w:r w:rsidRPr="00C5252E">
        <w:t xml:space="preserve"> for deep and wide data analysis.</w:t>
      </w:r>
    </w:p>
    <w:p w14:paraId="2ED71A43" w14:textId="77777777" w:rsidR="00C5252E" w:rsidRPr="00C5252E" w:rsidRDefault="00C5252E" w:rsidP="00C5252E">
      <w:r w:rsidRPr="00C5252E">
        <w:t xml:space="preserve">This is a great instinct — Python </w:t>
      </w:r>
      <w:r w:rsidRPr="00C5252E">
        <w:rPr>
          <w:i/>
          <w:iCs/>
        </w:rPr>
        <w:t>is</w:t>
      </w:r>
      <w:r w:rsidRPr="00C5252E">
        <w:t xml:space="preserve"> far better for deep/wide search — but let me be precise about what to point it at, because last session's finding changes the target.</w:t>
      </w:r>
    </w:p>
    <w:p w14:paraId="0D1736A3" w14:textId="77777777" w:rsidR="00C5252E" w:rsidRPr="00C5252E" w:rsidRDefault="00C5252E" w:rsidP="00C5252E">
      <w:pPr>
        <w:rPr>
          <w:b/>
          <w:bCs/>
        </w:rPr>
      </w:pPr>
      <w:r w:rsidRPr="00C5252E">
        <w:rPr>
          <w:b/>
          <w:bCs/>
        </w:rPr>
        <w:t>The honest reframe (so we build the right thing)</w:t>
      </w:r>
    </w:p>
    <w:p w14:paraId="4E97CAD4" w14:textId="77777777" w:rsidR="00C5252E" w:rsidRPr="00C5252E" w:rsidRDefault="00C5252E" w:rsidP="00C5252E">
      <w:r w:rsidRPr="00C5252E">
        <w:t xml:space="preserve">We proved last session that on gold/oil/silver the </w:t>
      </w:r>
      <w:r w:rsidRPr="00C5252E">
        <w:rPr>
          <w:b/>
          <w:bCs/>
        </w:rPr>
        <w:t>single-position signal is flat (−0.010R)</w:t>
      </w:r>
      <w:r w:rsidRPr="00C5252E">
        <w:t xml:space="preserve"> while </w:t>
      </w:r>
      <w:proofErr w:type="spellStart"/>
      <w:r w:rsidRPr="00C5252E">
        <w:t>GridStat</w:t>
      </w:r>
      <w:proofErr w:type="spellEnd"/>
      <w:r w:rsidRPr="00C5252E">
        <w:t xml:space="preserve"> makes PF 3.92 — i.e. </w:t>
      </w:r>
      <w:proofErr w:type="spellStart"/>
      <w:r w:rsidRPr="00C5252E">
        <w:rPr>
          <w:b/>
          <w:bCs/>
        </w:rPr>
        <w:t>GridStat's</w:t>
      </w:r>
      <w:proofErr w:type="spellEnd"/>
      <w:r w:rsidRPr="00C5252E">
        <w:rPr>
          <w:b/>
          <w:bCs/>
        </w:rPr>
        <w:t xml:space="preserve"> edge is the GRID EXECUTION (recovery + harvest), not signal selection.</w:t>
      </w:r>
      <w:r w:rsidRPr="00C5252E">
        <w:t xml:space="preserve"> So porting the </w:t>
      </w:r>
      <w:proofErr w:type="spellStart"/>
      <w:r w:rsidRPr="00C5252E">
        <w:t>afml_engine</w:t>
      </w:r>
      <w:proofErr w:type="spellEnd"/>
      <w:r w:rsidRPr="00C5252E">
        <w:t xml:space="preserve"> </w:t>
      </w:r>
      <w:r w:rsidRPr="00C5252E">
        <w:rPr>
          <w:i/>
          <w:iCs/>
        </w:rPr>
        <w:t>signal</w:t>
      </w:r>
      <w:r w:rsidRPr="00C5252E">
        <w:t xml:space="preserve"> stack (CUSUM events, frac-diff features, meta-</w:t>
      </w:r>
      <w:proofErr w:type="spellStart"/>
      <w:r w:rsidRPr="00C5252E">
        <w:t>labeling</w:t>
      </w:r>
      <w:proofErr w:type="spellEnd"/>
      <w:r w:rsidRPr="00C5252E">
        <w:t xml:space="preserve">) to momentum symbols would mostly just </w:t>
      </w:r>
      <w:r w:rsidRPr="00C5252E">
        <w:rPr>
          <w:b/>
          <w:bCs/>
        </w:rPr>
        <w:t>re-confirm "signal flat"</w:t>
      </w:r>
      <w:r w:rsidRPr="00C5252E">
        <w:t xml:space="preserve"> — it measures the wrong thing for a grid.</w:t>
      </w:r>
    </w:p>
    <w:p w14:paraId="304D0906" w14:textId="77777777" w:rsidR="00C5252E" w:rsidRPr="00C5252E" w:rsidRDefault="00C5252E" w:rsidP="00C5252E">
      <w:r w:rsidRPr="00C5252E">
        <w:t>Of the AFML stack, here's the honest status for the momentum book:</w:t>
      </w:r>
    </w:p>
    <w:p w14:paraId="165FF523" w14:textId="77777777" w:rsidR="00C5252E" w:rsidRPr="00C5252E" w:rsidRDefault="00C5252E" w:rsidP="00C5252E">
      <w:pPr>
        <w:numPr>
          <w:ilvl w:val="0"/>
          <w:numId w:val="21"/>
        </w:numPr>
      </w:pPr>
      <w:r w:rsidRPr="00C5252E">
        <w:t>Triple-barrier labels, CPCV, DSR, meta-</w:t>
      </w:r>
      <w:proofErr w:type="spellStart"/>
      <w:r w:rsidRPr="00C5252E">
        <w:t>labeling</w:t>
      </w:r>
      <w:proofErr w:type="spellEnd"/>
      <w:r w:rsidRPr="00C5252E">
        <w:t xml:space="preserve"> → </w:t>
      </w:r>
      <w:r w:rsidRPr="00C5252E">
        <w:rPr>
          <w:b/>
          <w:bCs/>
        </w:rPr>
        <w:t>already applied</w:t>
      </w:r>
      <w:r w:rsidRPr="00C5252E">
        <w:t> (</w:t>
      </w:r>
      <w:proofErr w:type="spellStart"/>
      <w:r w:rsidRPr="00C5252E">
        <w:t>gridstat</w:t>
      </w:r>
      <w:proofErr w:type="spellEnd"/>
      <w:r w:rsidRPr="00C5252E">
        <w:t xml:space="preserve"> shadow + </w:t>
      </w:r>
      <w:proofErr w:type="spellStart"/>
      <w:r w:rsidRPr="00C5252E">
        <w:t>cpcv</w:t>
      </w:r>
      <w:proofErr w:type="spellEnd"/>
      <w:r w:rsidRPr="00C5252E">
        <w:t xml:space="preserve"> + the meta tests → signal-selection is red, the grid is the edge).</w:t>
      </w:r>
    </w:p>
    <w:p w14:paraId="7A4BFDE7" w14:textId="77777777" w:rsidR="00C5252E" w:rsidRPr="00C5252E" w:rsidRDefault="00C5252E" w:rsidP="00C5252E">
      <w:pPr>
        <w:numPr>
          <w:ilvl w:val="0"/>
          <w:numId w:val="21"/>
        </w:numPr>
      </w:pPr>
      <w:r w:rsidRPr="00C5252E">
        <w:rPr>
          <w:b/>
          <w:bCs/>
        </w:rPr>
        <w:t>Structural-break / vol-regime filtering (Ch.17) → the ONE genuinely under-exploited piece</w:t>
      </w:r>
      <w:r w:rsidRPr="00C5252E">
        <w:t xml:space="preserve"> — it cuts deep-DD/blow-up regimes (proven: it's what made fib C's (a)+(c) win). That directly lowers </w:t>
      </w:r>
      <w:proofErr w:type="spellStart"/>
      <w:r w:rsidRPr="00C5252E">
        <w:t>GridStat's</w:t>
      </w:r>
      <w:proofErr w:type="spellEnd"/>
      <w:r w:rsidRPr="00C5252E">
        <w:t xml:space="preserve"> 20% DD → lets you size up → more $.</w:t>
      </w:r>
    </w:p>
    <w:p w14:paraId="50587DFA" w14:textId="77777777" w:rsidR="00C5252E" w:rsidRPr="00C5252E" w:rsidRDefault="00C5252E" w:rsidP="00C5252E">
      <w:pPr>
        <w:rPr>
          <w:b/>
          <w:bCs/>
        </w:rPr>
      </w:pPr>
      <w:r w:rsidRPr="00C5252E">
        <w:rPr>
          <w:b/>
          <w:bCs/>
        </w:rPr>
        <w:t>The right Python tool = a tick-faithful GRID SIMULATOR</w:t>
      </w:r>
    </w:p>
    <w:p w14:paraId="6DE5D1C9" w14:textId="77777777" w:rsidR="00C5252E" w:rsidRPr="00C5252E" w:rsidRDefault="00C5252E" w:rsidP="00C5252E">
      <w:r w:rsidRPr="00C5252E">
        <w:t xml:space="preserve">To </w:t>
      </w:r>
      <w:proofErr w:type="spellStart"/>
      <w:r w:rsidRPr="00C5252E">
        <w:t>analyze</w:t>
      </w:r>
      <w:proofErr w:type="spellEnd"/>
      <w:r w:rsidRPr="00C5252E">
        <w:t xml:space="preserve"> the momentum-grid in Python you must simulate the </w:t>
      </w:r>
      <w:r w:rsidRPr="00C5252E">
        <w:rPr>
          <w:b/>
          <w:bCs/>
        </w:rPr>
        <w:t>grid</w:t>
      </w:r>
      <w:r w:rsidRPr="00C5252E">
        <w:t xml:space="preserve">, not the signal. And here's the hard constraint: the grid is </w:t>
      </w:r>
      <w:proofErr w:type="spellStart"/>
      <w:r w:rsidRPr="00C5252E">
        <w:rPr>
          <w:b/>
          <w:bCs/>
        </w:rPr>
        <w:t>intrabar</w:t>
      </w:r>
      <w:proofErr w:type="spellEnd"/>
      <w:r w:rsidRPr="00C5252E">
        <w:rPr>
          <w:b/>
          <w:bCs/>
        </w:rPr>
        <w:t>-path-sensitive</w:t>
      </w:r>
      <w:r w:rsidRPr="00C5252E">
        <w:t xml:space="preserve"> — that's the whole reason MT5 every-tick is mandatory and 1-min OHLC gave a phantom ($3,006 vs the real $5,192). So a Python grid sim is only trustworthy if it runs on </w:t>
      </w:r>
      <w:r w:rsidRPr="00C5252E">
        <w:rPr>
          <w:b/>
          <w:bCs/>
        </w:rPr>
        <w:t>tick data</w:t>
      </w:r>
      <w:r w:rsidRPr="00C5252E">
        <w:t xml:space="preserve"> and </w:t>
      </w:r>
      <w:r w:rsidRPr="00C5252E">
        <w:rPr>
          <w:b/>
          <w:bCs/>
        </w:rPr>
        <w:t>reproduces gold's $7,908 anchor.</w:t>
      </w:r>
      <w:r w:rsidRPr="00C5252E">
        <w:t xml:space="preserve"> If it does, Python's payoff is huge: scan 20+ momentum symbols + sweep grid params (spacing/floor/PT/concurrency) + test vol-regime filters in </w:t>
      </w:r>
      <w:r w:rsidRPr="00C5252E">
        <w:rPr>
          <w:b/>
          <w:bCs/>
        </w:rPr>
        <w:t>minutes</w:t>
      </w:r>
      <w:r w:rsidRPr="00C5252E">
        <w:t>, where MT5 takes hours per symbol. MT5 every-tick stays the final arbiter; Python becomes the fast wide-search front end.</w:t>
      </w:r>
    </w:p>
    <w:p w14:paraId="24ADF06D" w14:textId="77777777" w:rsidR="00C5252E" w:rsidRPr="00C5252E" w:rsidRDefault="00C5252E" w:rsidP="00C5252E">
      <w:r w:rsidRPr="00C5252E">
        <w:t>The gating question is whether we can even get faithful tick data into Python. Let me check feasibility right now:</w:t>
      </w:r>
    </w:p>
    <w:p w14:paraId="3FED485C" w14:textId="77777777" w:rsidR="00C5252E" w:rsidRPr="00C5252E" w:rsidRDefault="00C5252E" w:rsidP="00C5252E">
      <w:r w:rsidRPr="00C5252E">
        <w:rPr>
          <w:b/>
          <w:bCs/>
        </w:rPr>
        <w:t>Bash </w:t>
      </w:r>
      <w:r w:rsidRPr="00C5252E">
        <w:t>Check GOLD tick data availability/volume for a Python grid sim</w:t>
      </w:r>
    </w:p>
    <w:p w14:paraId="0CFDC532" w14:textId="77777777" w:rsidR="00C5252E" w:rsidRPr="00C5252E" w:rsidRDefault="00C5252E" w:rsidP="00C5252E">
      <w:r w:rsidRPr="00C5252E">
        <w:t>IN</w:t>
      </w:r>
    </w:p>
    <w:p w14:paraId="7E82C57C" w14:textId="77777777" w:rsidR="00C5252E" w:rsidRPr="00C5252E" w:rsidRDefault="00C5252E" w:rsidP="00C5252E">
      <w:r w:rsidRPr="00C5252E">
        <w:t>cd "/c/Users/</w:t>
      </w:r>
      <w:proofErr w:type="spellStart"/>
      <w:r w:rsidRPr="00C5252E">
        <w:t>mariu</w:t>
      </w:r>
      <w:proofErr w:type="spellEnd"/>
      <w:r w:rsidRPr="00C5252E">
        <w:t>/Downloads/</w:t>
      </w:r>
      <w:proofErr w:type="spellStart"/>
      <w:r w:rsidRPr="00C5252E">
        <w:t>hedging_strategy</w:t>
      </w:r>
      <w:proofErr w:type="spellEnd"/>
      <w:r w:rsidRPr="00C5252E">
        <w:t>" &amp;&amp; python &lt;&lt; 'PY'</w:t>
      </w:r>
    </w:p>
    <w:p w14:paraId="79DF1A55" w14:textId="77777777" w:rsidR="00C5252E" w:rsidRPr="00C5252E" w:rsidRDefault="00C5252E" w:rsidP="00C5252E">
      <w:r w:rsidRPr="00C5252E">
        <w:t>import MetaTrader5 as mt5, datetime as dt</w:t>
      </w:r>
    </w:p>
    <w:p w14:paraId="7F022B7B" w14:textId="77777777" w:rsidR="00C5252E" w:rsidRPr="00C5252E" w:rsidRDefault="00C5252E" w:rsidP="00C5252E">
      <w:r w:rsidRPr="00C5252E">
        <w:t>if not mt5.initialize():</w:t>
      </w:r>
    </w:p>
    <w:p w14:paraId="114B1096" w14:textId="77777777" w:rsidR="00C5252E" w:rsidRPr="00C5252E" w:rsidRDefault="00C5252E" w:rsidP="00C5252E">
      <w:r w:rsidRPr="00C5252E">
        <w:t xml:space="preserve">    print("</w:t>
      </w:r>
      <w:proofErr w:type="spellStart"/>
      <w:r w:rsidRPr="00C5252E">
        <w:t>init</w:t>
      </w:r>
      <w:proofErr w:type="spellEnd"/>
      <w:r w:rsidRPr="00C5252E">
        <w:t xml:space="preserve"> fail", mt5.last_error()); raise </w:t>
      </w:r>
      <w:proofErr w:type="spellStart"/>
      <w:r w:rsidRPr="00C5252E">
        <w:t>SystemExit</w:t>
      </w:r>
      <w:proofErr w:type="spellEnd"/>
    </w:p>
    <w:p w14:paraId="07C80A8F" w14:textId="77777777" w:rsidR="00C5252E" w:rsidRPr="00C5252E" w:rsidRDefault="00C5252E" w:rsidP="00C5252E">
      <w:proofErr w:type="spellStart"/>
      <w:r w:rsidRPr="00C5252E">
        <w:lastRenderedPageBreak/>
        <w:t>sym</w:t>
      </w:r>
      <w:proofErr w:type="spellEnd"/>
      <w:r w:rsidRPr="00C5252E">
        <w:t>="GOLD"</w:t>
      </w:r>
    </w:p>
    <w:p w14:paraId="2049CF0B" w14:textId="77777777" w:rsidR="00C5252E" w:rsidRPr="00C5252E" w:rsidRDefault="00C5252E" w:rsidP="00C5252E">
      <w:r w:rsidRPr="00C5252E">
        <w:t>mt5.symbol_select(</w:t>
      </w:r>
      <w:proofErr w:type="spellStart"/>
      <w:r w:rsidRPr="00C5252E">
        <w:t>sym</w:t>
      </w:r>
      <w:proofErr w:type="spellEnd"/>
      <w:r w:rsidRPr="00C5252E">
        <w:t>, True)</w:t>
      </w:r>
    </w:p>
    <w:p w14:paraId="4A988A39" w14:textId="77777777" w:rsidR="00C5252E" w:rsidRPr="00C5252E" w:rsidRDefault="00C5252E" w:rsidP="00C5252E">
      <w:r w:rsidRPr="00C5252E">
        <w:t xml:space="preserve"># how far back do ticks go? pull a recent week + probe the </w:t>
      </w:r>
      <w:proofErr w:type="spellStart"/>
      <w:r w:rsidRPr="00C5252E">
        <w:t>backtest</w:t>
      </w:r>
      <w:proofErr w:type="spellEnd"/>
      <w:r w:rsidRPr="00C5252E">
        <w:t xml:space="preserve"> window start</w:t>
      </w:r>
    </w:p>
    <w:p w14:paraId="58FB9382" w14:textId="77777777" w:rsidR="00C5252E" w:rsidRPr="00C5252E" w:rsidRDefault="00C5252E" w:rsidP="00C5252E">
      <w:r w:rsidRPr="00C5252E">
        <w:t>end=</w:t>
      </w:r>
      <w:proofErr w:type="spellStart"/>
      <w:r w:rsidRPr="00C5252E">
        <w:t>dt.datetime</w:t>
      </w:r>
      <w:proofErr w:type="spellEnd"/>
      <w:r w:rsidRPr="00C5252E">
        <w:t>(2026,6,5); start=</w:t>
      </w:r>
      <w:proofErr w:type="spellStart"/>
      <w:r w:rsidRPr="00C5252E">
        <w:t>dt.datetime</w:t>
      </w:r>
      <w:proofErr w:type="spellEnd"/>
      <w:r w:rsidRPr="00C5252E">
        <w:t>(2026,6,1)</w:t>
      </w:r>
    </w:p>
    <w:p w14:paraId="4656C428" w14:textId="77777777" w:rsidR="00C5252E" w:rsidRPr="00C5252E" w:rsidRDefault="00C5252E" w:rsidP="00C5252E">
      <w:r w:rsidRPr="00C5252E">
        <w:t>t=mt5.copy_ticks_range(</w:t>
      </w:r>
      <w:proofErr w:type="spellStart"/>
      <w:r w:rsidRPr="00C5252E">
        <w:t>sym</w:t>
      </w:r>
      <w:proofErr w:type="spellEnd"/>
      <w:r w:rsidRPr="00C5252E">
        <w:t>, start, end, mt5.COPY_TICKS_ALL)</w:t>
      </w:r>
    </w:p>
    <w:p w14:paraId="09B01BE2" w14:textId="77777777" w:rsidR="00C5252E" w:rsidRPr="00C5252E" w:rsidRDefault="00C5252E" w:rsidP="00C5252E">
      <w:r w:rsidRPr="00C5252E">
        <w:t>print(f"{</w:t>
      </w:r>
      <w:proofErr w:type="spellStart"/>
      <w:r w:rsidRPr="00C5252E">
        <w:t>sym</w:t>
      </w:r>
      <w:proofErr w:type="spellEnd"/>
      <w:r w:rsidRPr="00C5252E">
        <w:t>} ticks {</w:t>
      </w:r>
      <w:proofErr w:type="spellStart"/>
      <w:r w:rsidRPr="00C5252E">
        <w:t>start.date</w:t>
      </w:r>
      <w:proofErr w:type="spellEnd"/>
      <w:r w:rsidRPr="00C5252E">
        <w:t>()}-&gt;{</w:t>
      </w:r>
      <w:proofErr w:type="spellStart"/>
      <w:r w:rsidRPr="00C5252E">
        <w:t>end.date</w:t>
      </w:r>
      <w:proofErr w:type="spellEnd"/>
      <w:r w:rsidRPr="00C5252E">
        <w:t>()}: {</w:t>
      </w:r>
      <w:proofErr w:type="spellStart"/>
      <w:r w:rsidRPr="00C5252E">
        <w:t>len</w:t>
      </w:r>
      <w:proofErr w:type="spellEnd"/>
      <w:r w:rsidRPr="00C5252E">
        <w:t xml:space="preserve">(t) if </w:t>
      </w:r>
      <w:proofErr w:type="spellStart"/>
      <w:r w:rsidRPr="00C5252E">
        <w:t>t</w:t>
      </w:r>
      <w:proofErr w:type="spellEnd"/>
      <w:r w:rsidRPr="00C5252E">
        <w:t xml:space="preserve"> is not None else None}")</w:t>
      </w:r>
    </w:p>
    <w:p w14:paraId="442A6F6A" w14:textId="77777777" w:rsidR="00C5252E" w:rsidRPr="00C5252E" w:rsidRDefault="00C5252E" w:rsidP="00C5252E">
      <w:r w:rsidRPr="00C5252E">
        <w:t xml:space="preserve">if </w:t>
      </w:r>
      <w:proofErr w:type="spellStart"/>
      <w:r w:rsidRPr="00C5252E">
        <w:t>t</w:t>
      </w:r>
      <w:proofErr w:type="spellEnd"/>
      <w:r w:rsidRPr="00C5252E">
        <w:t xml:space="preserve"> is not None and </w:t>
      </w:r>
      <w:proofErr w:type="spellStart"/>
      <w:r w:rsidRPr="00C5252E">
        <w:t>len</w:t>
      </w:r>
      <w:proofErr w:type="spellEnd"/>
      <w:r w:rsidRPr="00C5252E">
        <w:t>(t):</w:t>
      </w:r>
    </w:p>
    <w:p w14:paraId="2B0105D5" w14:textId="77777777" w:rsidR="00C5252E" w:rsidRPr="00C5252E" w:rsidRDefault="00C5252E" w:rsidP="00C5252E">
      <w:r w:rsidRPr="00C5252E">
        <w:t xml:space="preserve">    print("  sample tick:", t[0])</w:t>
      </w:r>
    </w:p>
    <w:p w14:paraId="61498B6D" w14:textId="77777777" w:rsidR="00C5252E" w:rsidRPr="00C5252E" w:rsidRDefault="00C5252E" w:rsidP="00C5252E">
      <w:r w:rsidRPr="00C5252E">
        <w:t xml:space="preserve">    print("  fields:", </w:t>
      </w:r>
      <w:proofErr w:type="spellStart"/>
      <w:r w:rsidRPr="00C5252E">
        <w:t>t.dtype.names</w:t>
      </w:r>
      <w:proofErr w:type="spellEnd"/>
      <w:r w:rsidRPr="00C5252E">
        <w:t>)</w:t>
      </w:r>
    </w:p>
    <w:p w14:paraId="5D76C6A3" w14:textId="77777777" w:rsidR="00C5252E" w:rsidRPr="00C5252E" w:rsidRDefault="00C5252E" w:rsidP="00C5252E">
      <w:r w:rsidRPr="00C5252E">
        <w:t># probe earliest tick availability</w:t>
      </w:r>
    </w:p>
    <w:p w14:paraId="30AF4697" w14:textId="77777777" w:rsidR="00C5252E" w:rsidRPr="00C5252E" w:rsidRDefault="00C5252E" w:rsidP="00C5252E">
      <w:r w:rsidRPr="00C5252E">
        <w:t>probe=</w:t>
      </w:r>
      <w:proofErr w:type="spellStart"/>
      <w:r w:rsidRPr="00C5252E">
        <w:t>dt.datetime</w:t>
      </w:r>
      <w:proofErr w:type="spellEnd"/>
      <w:r w:rsidRPr="00C5252E">
        <w:t>(2025,12,1)</w:t>
      </w:r>
    </w:p>
    <w:p w14:paraId="4F33CD7F" w14:textId="77777777" w:rsidR="00C5252E" w:rsidRPr="00C5252E" w:rsidRDefault="00C5252E" w:rsidP="00C5252E">
      <w:r w:rsidRPr="00C5252E">
        <w:t>t2=mt5.copy_ticks_from(</w:t>
      </w:r>
      <w:proofErr w:type="spellStart"/>
      <w:r w:rsidRPr="00C5252E">
        <w:t>sym</w:t>
      </w:r>
      <w:proofErr w:type="spellEnd"/>
      <w:r w:rsidRPr="00C5252E">
        <w:t>, probe, 10, mt5.COPY_TICKS_ALL)</w:t>
      </w:r>
    </w:p>
    <w:p w14:paraId="115F5549" w14:textId="77777777" w:rsidR="00C5252E" w:rsidRPr="00C5252E" w:rsidRDefault="00C5252E" w:rsidP="00C5252E">
      <w:r w:rsidRPr="00C5252E">
        <w:t>print(f"  ticks available from 2025-12-01? {</w:t>
      </w:r>
      <w:proofErr w:type="spellStart"/>
      <w:r w:rsidRPr="00C5252E">
        <w:t>len</w:t>
      </w:r>
      <w:proofErr w:type="spellEnd"/>
      <w:r w:rsidRPr="00C5252E">
        <w:t xml:space="preserve">(t2) if t2 is not None else None}  first:", </w:t>
      </w:r>
    </w:p>
    <w:p w14:paraId="11578453" w14:textId="77777777" w:rsidR="00C5252E" w:rsidRPr="00C5252E" w:rsidRDefault="00C5252E" w:rsidP="00C5252E">
      <w:r w:rsidRPr="00C5252E">
        <w:t xml:space="preserve">      (</w:t>
      </w:r>
      <w:proofErr w:type="spellStart"/>
      <w:r w:rsidRPr="00C5252E">
        <w:t>dt.datetime.fromtimestamp</w:t>
      </w:r>
      <w:proofErr w:type="spellEnd"/>
      <w:r w:rsidRPr="00C5252E">
        <w:t xml:space="preserve">(t2[0]['time']) if t2 is not None and </w:t>
      </w:r>
      <w:proofErr w:type="spellStart"/>
      <w:r w:rsidRPr="00C5252E">
        <w:t>len</w:t>
      </w:r>
      <w:proofErr w:type="spellEnd"/>
      <w:r w:rsidRPr="00C5252E">
        <w:t>(t2) else None))</w:t>
      </w:r>
    </w:p>
    <w:p w14:paraId="657C1D78" w14:textId="77777777" w:rsidR="00C5252E" w:rsidRPr="00C5252E" w:rsidRDefault="00C5252E" w:rsidP="00C5252E">
      <w:r w:rsidRPr="00C5252E">
        <w:t># rough full-window volume estimate: 1 day</w:t>
      </w:r>
    </w:p>
    <w:p w14:paraId="65838312" w14:textId="77777777" w:rsidR="00C5252E" w:rsidRPr="00C5252E" w:rsidRDefault="00C5252E" w:rsidP="00C5252E">
      <w:r w:rsidRPr="00C5252E">
        <w:t>d1=mt5.copy_ticks_range(</w:t>
      </w:r>
      <w:proofErr w:type="spellStart"/>
      <w:r w:rsidRPr="00C5252E">
        <w:t>sym</w:t>
      </w:r>
      <w:proofErr w:type="spellEnd"/>
      <w:r w:rsidRPr="00C5252E">
        <w:t xml:space="preserve">, </w:t>
      </w:r>
      <w:proofErr w:type="spellStart"/>
      <w:r w:rsidRPr="00C5252E">
        <w:t>dt.datetime</w:t>
      </w:r>
      <w:proofErr w:type="spellEnd"/>
      <w:r w:rsidRPr="00C5252E">
        <w:t xml:space="preserve">(2026,6,2), </w:t>
      </w:r>
      <w:proofErr w:type="spellStart"/>
      <w:r w:rsidRPr="00C5252E">
        <w:t>dt.datetime</w:t>
      </w:r>
      <w:proofErr w:type="spellEnd"/>
      <w:r w:rsidRPr="00C5252E">
        <w:t>(2026,6,3), mt5.COPY_TICKS_ALL)</w:t>
      </w:r>
    </w:p>
    <w:p w14:paraId="01483AC3" w14:textId="77777777" w:rsidR="00C5252E" w:rsidRPr="00C5252E" w:rsidRDefault="00C5252E" w:rsidP="00C5252E">
      <w:r w:rsidRPr="00C5252E">
        <w:t>print(f"  ~1 trading day ticks: {</w:t>
      </w:r>
      <w:proofErr w:type="spellStart"/>
      <w:r w:rsidRPr="00C5252E">
        <w:t>len</w:t>
      </w:r>
      <w:proofErr w:type="spellEnd"/>
      <w:r w:rsidRPr="00C5252E">
        <w:t>(d1) if d1 is not None else None} -&gt; ~6mo est: {(</w:t>
      </w:r>
      <w:proofErr w:type="spellStart"/>
      <w:r w:rsidRPr="00C5252E">
        <w:t>len</w:t>
      </w:r>
      <w:proofErr w:type="spellEnd"/>
      <w:r w:rsidRPr="00C5252E">
        <w:t>(d1)*130) if d1 is not None else '?'}")</w:t>
      </w:r>
    </w:p>
    <w:p w14:paraId="4B02E98F" w14:textId="77777777" w:rsidR="00C5252E" w:rsidRPr="00C5252E" w:rsidRDefault="00C5252E" w:rsidP="00C5252E">
      <w:r w:rsidRPr="00C5252E">
        <w:t>mt5.shutdown()</w:t>
      </w:r>
    </w:p>
    <w:p w14:paraId="49C6FEEC" w14:textId="77777777" w:rsidR="00C5252E" w:rsidRPr="00C5252E" w:rsidRDefault="00C5252E" w:rsidP="00C5252E">
      <w:r w:rsidRPr="00C5252E">
        <w:t>PY</w:t>
      </w:r>
    </w:p>
    <w:p w14:paraId="722E7F38" w14:textId="77777777" w:rsidR="00C5252E" w:rsidRPr="00C5252E" w:rsidRDefault="00C5252E" w:rsidP="00C5252E">
      <w:r w:rsidRPr="00C5252E">
        <w:t>OUT</w:t>
      </w:r>
    </w:p>
    <w:p w14:paraId="7CD37F3A" w14:textId="77777777" w:rsidR="00C5252E" w:rsidRPr="00C5252E" w:rsidRDefault="00C5252E" w:rsidP="00C5252E">
      <w:r w:rsidRPr="00C5252E">
        <w:t>Command running in background with ID: b9teddp6c. Output is being written to: C:\Users\mariu\AppData\Local\Temp\claude\c--Users-mariu-Downloads-hedging-strategy\cc10154d-8b98-4a18-9755-1f55365c0bc8\tasks\b9teddp6c.output. You will be notified when it completes. To check interim output, use Read on that file path.</w:t>
      </w:r>
    </w:p>
    <w:p w14:paraId="58C4C5E3" w14:textId="77777777" w:rsidR="00C5252E" w:rsidRPr="00C5252E" w:rsidRDefault="00C5252E" w:rsidP="00C5252E">
      <w:r w:rsidRPr="00C5252E">
        <w:rPr>
          <w:b/>
          <w:bCs/>
        </w:rPr>
        <w:t>Read </w:t>
      </w:r>
      <w:hyperlink r:id="rId35" w:history="1">
        <w:r w:rsidRPr="00C5252E">
          <w:rPr>
            <w:rStyle w:val="Hyperlink"/>
          </w:rPr>
          <w:t>C:\Users\mariu\AppData\Local\Temp\claude\c--Users-mariu-Downloads-hedging-strategy\cc10154d-8b98-4a18-9755-1f55365c0bc8\tasks\b9teddp6c.output</w:t>
        </w:r>
      </w:hyperlink>
    </w:p>
    <w:p w14:paraId="0FE86C03" w14:textId="77777777" w:rsidR="00C5252E" w:rsidRPr="00C5252E" w:rsidRDefault="00C5252E" w:rsidP="00C5252E">
      <w:r w:rsidRPr="00C5252E">
        <w:lastRenderedPageBreak/>
        <w:t>Tick query is running (it has to download tick history). I'll get the result shortly. While it pulls, let me lay out the plan honestly so we're aligned before committing to the build — because this is a substantial one:</w:t>
      </w:r>
    </w:p>
    <w:p w14:paraId="62845AB2" w14:textId="77777777" w:rsidR="00C5252E" w:rsidRPr="00C5252E" w:rsidRDefault="00C5252E" w:rsidP="00C5252E">
      <w:pPr>
        <w:rPr>
          <w:b/>
          <w:bCs/>
        </w:rPr>
      </w:pPr>
      <w:r w:rsidRPr="00C5252E">
        <w:rPr>
          <w:b/>
          <w:bCs/>
        </w:rPr>
        <w:t>Proposed build: gridsim.py — a tick-faithful Python grid simulator</w:t>
      </w:r>
    </w:p>
    <w:p w14:paraId="0A9853EE" w14:textId="77777777" w:rsidR="00C5252E" w:rsidRPr="00C5252E" w:rsidRDefault="00C5252E" w:rsidP="00C5252E">
      <w:r w:rsidRPr="00C5252E">
        <w:rPr>
          <w:b/>
          <w:bCs/>
        </w:rPr>
        <w:t xml:space="preserve">Stage 1 — Faithfully replicate </w:t>
      </w:r>
      <w:proofErr w:type="spellStart"/>
      <w:r w:rsidRPr="00C5252E">
        <w:rPr>
          <w:b/>
          <w:bCs/>
        </w:rPr>
        <w:t>GridStat's</w:t>
      </w:r>
      <w:proofErr w:type="spellEnd"/>
      <w:r w:rsidRPr="00C5252E">
        <w:rPr>
          <w:b/>
          <w:bCs/>
        </w:rPr>
        <w:t xml:space="preserve"> grid on GOLD, validate against $7,908.</w:t>
      </w:r>
    </w:p>
    <w:p w14:paraId="10D88F34" w14:textId="77777777" w:rsidR="00C5252E" w:rsidRPr="00C5252E" w:rsidRDefault="00C5252E" w:rsidP="00C5252E">
      <w:pPr>
        <w:numPr>
          <w:ilvl w:val="0"/>
          <w:numId w:val="22"/>
        </w:numPr>
      </w:pPr>
      <w:r w:rsidRPr="00C5252E">
        <w:t>Pull gold tick data (feasibility checking now).</w:t>
      </w:r>
    </w:p>
    <w:p w14:paraId="5EFA8B24" w14:textId="77777777" w:rsidR="00C5252E" w:rsidRPr="00C5252E" w:rsidRDefault="00C5252E" w:rsidP="00C5252E">
      <w:pPr>
        <w:numPr>
          <w:ilvl w:val="0"/>
          <w:numId w:val="22"/>
        </w:numPr>
      </w:pPr>
      <w:r w:rsidRPr="00C5252E">
        <w:t>Implement the exact mechanics: Goldminer entry → fib/risk-norm sizing → recovery-grid spacing (</w:t>
      </w:r>
      <w:proofErr w:type="spellStart"/>
      <w:r w:rsidRPr="00C5252E">
        <w:t>ATRSpacing</w:t>
      </w:r>
      <w:proofErr w:type="spellEnd"/>
      <w:r w:rsidRPr="00C5252E">
        <w:t>) → break-even SL → +$100 harvest → basket floor (</w:t>
      </w:r>
      <w:proofErr w:type="spellStart"/>
      <w:r w:rsidRPr="00C5252E">
        <w:t>BasketMaxLossPct</w:t>
      </w:r>
      <w:proofErr w:type="spellEnd"/>
      <w:r w:rsidRPr="00C5252E">
        <w:t>) → concurrency.</w:t>
      </w:r>
    </w:p>
    <w:p w14:paraId="4CB8C855" w14:textId="77777777" w:rsidR="00C5252E" w:rsidRPr="00C5252E" w:rsidRDefault="00C5252E" w:rsidP="00C5252E">
      <w:pPr>
        <w:numPr>
          <w:ilvl w:val="0"/>
          <w:numId w:val="22"/>
        </w:numPr>
      </w:pPr>
      <w:r w:rsidRPr="00C5252E">
        <w:rPr>
          <w:b/>
          <w:bCs/>
        </w:rPr>
        <w:t>Gate:</w:t>
      </w:r>
      <w:r w:rsidRPr="00C5252E">
        <w:t> it must reproduce </w:t>
      </w:r>
      <w:r w:rsidRPr="00C5252E">
        <w:rPr>
          <w:b/>
          <w:bCs/>
        </w:rPr>
        <w:t>$7,908 / PF 3.92 / ~20% DD</w:t>
      </w:r>
      <w:r w:rsidRPr="00C5252E">
        <w:t> on the gold window. If it diverges, it's a phantom (like 1-min OHLC) and we fix it before trusting anything. </w:t>
      </w:r>
      <w:r w:rsidRPr="00C5252E">
        <w:rPr>
          <w:i/>
          <w:iCs/>
        </w:rPr>
        <w:t>No scanning until it matches the anchor.</w:t>
      </w:r>
    </w:p>
    <w:p w14:paraId="67EA4011" w14:textId="77777777" w:rsidR="00C5252E" w:rsidRPr="00C5252E" w:rsidRDefault="00C5252E" w:rsidP="00C5252E">
      <w:r w:rsidRPr="00C5252E">
        <w:rPr>
          <w:b/>
          <w:bCs/>
        </w:rPr>
        <w:t>Stage 2 — Once validated, unleash Python's "deep/wide":</w:t>
      </w:r>
    </w:p>
    <w:p w14:paraId="20A8A831" w14:textId="77777777" w:rsidR="00C5252E" w:rsidRPr="00C5252E" w:rsidRDefault="00C5252E" w:rsidP="00C5252E">
      <w:pPr>
        <w:numPr>
          <w:ilvl w:val="0"/>
          <w:numId w:val="23"/>
        </w:numPr>
      </w:pPr>
      <w:r w:rsidRPr="00C5252E">
        <w:rPr>
          <w:b/>
          <w:bCs/>
        </w:rPr>
        <w:t>Scan many momentum symbols</w:t>
      </w:r>
      <w:r w:rsidRPr="00C5252E">
        <w:t> for grid-profitability in minutes (vs hours/symbol in MT5).</w:t>
      </w:r>
    </w:p>
    <w:p w14:paraId="01491561" w14:textId="77777777" w:rsidR="00C5252E" w:rsidRPr="00C5252E" w:rsidRDefault="00C5252E" w:rsidP="00C5252E">
      <w:pPr>
        <w:numPr>
          <w:ilvl w:val="0"/>
          <w:numId w:val="23"/>
        </w:numPr>
      </w:pPr>
      <w:r w:rsidRPr="00C5252E">
        <w:rPr>
          <w:b/>
          <w:bCs/>
        </w:rPr>
        <w:t>Sweep grid params</w:t>
      </w:r>
      <w:r w:rsidRPr="00C5252E">
        <w:t> (spacing × floor × PT × concurrency) at scale → find robust plateaus, CPCV them.</w:t>
      </w:r>
    </w:p>
    <w:p w14:paraId="6BC5D8D7" w14:textId="77777777" w:rsidR="00C5252E" w:rsidRPr="00C5252E" w:rsidRDefault="00C5252E" w:rsidP="00C5252E">
      <w:pPr>
        <w:numPr>
          <w:ilvl w:val="0"/>
          <w:numId w:val="23"/>
        </w:numPr>
      </w:pPr>
      <w:r w:rsidRPr="00C5252E">
        <w:rPr>
          <w:b/>
          <w:bCs/>
        </w:rPr>
        <w:t>Test vol-regime / structural-break risk filters</w:t>
      </w:r>
      <w:r w:rsidRPr="00C5252E">
        <w:t> (the Ch.17 lever that cut fib C's DD) on the grid → lower DD → size up.</w:t>
      </w:r>
    </w:p>
    <w:p w14:paraId="201CAF90" w14:textId="77777777" w:rsidR="00C5252E" w:rsidRPr="00C5252E" w:rsidRDefault="00C5252E" w:rsidP="00C5252E">
      <w:r w:rsidRPr="00C5252E">
        <w:rPr>
          <w:b/>
          <w:bCs/>
        </w:rPr>
        <w:t>The honest risks I won't hide:</w:t>
      </w:r>
    </w:p>
    <w:p w14:paraId="0787E548" w14:textId="77777777" w:rsidR="00C5252E" w:rsidRPr="00C5252E" w:rsidRDefault="00C5252E" w:rsidP="00C5252E">
      <w:pPr>
        <w:numPr>
          <w:ilvl w:val="0"/>
          <w:numId w:val="24"/>
        </w:numPr>
      </w:pPr>
      <w:r w:rsidRPr="00C5252E">
        <w:rPr>
          <w:b/>
          <w:bCs/>
        </w:rPr>
        <w:t>Parity risk</w:t>
      </w:r>
      <w:r w:rsidRPr="00C5252E">
        <w:t> — replicating the EA's grid logic exactly in Python is fiddly; any divergence invalidates the comparison. The $7,908 anchor gate is what protects us.</w:t>
      </w:r>
    </w:p>
    <w:p w14:paraId="0373B6F4" w14:textId="77777777" w:rsidR="00C5252E" w:rsidRPr="00C5252E" w:rsidRDefault="00C5252E" w:rsidP="00C5252E">
      <w:pPr>
        <w:numPr>
          <w:ilvl w:val="0"/>
          <w:numId w:val="24"/>
        </w:numPr>
      </w:pPr>
      <w:r w:rsidRPr="00C5252E">
        <w:rPr>
          <w:b/>
          <w:bCs/>
        </w:rPr>
        <w:t>Tick data volume</w:t>
      </w:r>
      <w:r w:rsidRPr="00C5252E">
        <w:t> — gold could be tens of millions of ticks over 6 months; memory/speed needs care (checking now).</w:t>
      </w:r>
    </w:p>
    <w:p w14:paraId="093E602C" w14:textId="77777777" w:rsidR="00C5252E" w:rsidRPr="00C5252E" w:rsidRDefault="00C5252E" w:rsidP="00C5252E">
      <w:pPr>
        <w:numPr>
          <w:ilvl w:val="0"/>
          <w:numId w:val="24"/>
        </w:numPr>
      </w:pPr>
      <w:r w:rsidRPr="00C5252E">
        <w:rPr>
          <w:b/>
          <w:bCs/>
        </w:rPr>
        <w:t>MT5 stays the final arbiter</w:t>
      </w:r>
      <w:r w:rsidRPr="00C5252E">
        <w:t> — Python accelerates the </w:t>
      </w:r>
      <w:r w:rsidRPr="00C5252E">
        <w:rPr>
          <w:i/>
          <w:iCs/>
        </w:rPr>
        <w:t>search</w:t>
      </w:r>
      <w:r w:rsidRPr="00C5252E">
        <w:t>; finalists still get confirmed in MT5 every-tick before any deploy.</w:t>
      </w:r>
    </w:p>
    <w:p w14:paraId="38FC2DEF" w14:textId="77777777" w:rsidR="00C5252E" w:rsidRPr="00C5252E" w:rsidRDefault="00C5252E" w:rsidP="00C5252E">
      <w:r w:rsidRPr="00C5252E">
        <w:t>Let me read the feasibility result.</w:t>
      </w:r>
    </w:p>
    <w:p w14:paraId="3D7AFB46" w14:textId="77777777" w:rsidR="00C5252E" w:rsidRPr="00C5252E" w:rsidRDefault="00C5252E" w:rsidP="00C5252E">
      <w:r w:rsidRPr="00C5252E">
        <w:rPr>
          <w:b/>
          <w:bCs/>
        </w:rPr>
        <w:t>Read </w:t>
      </w:r>
      <w:hyperlink r:id="rId36" w:history="1">
        <w:r w:rsidRPr="00C5252E">
          <w:rPr>
            <w:rStyle w:val="Hyperlink"/>
          </w:rPr>
          <w:t>C:\Users\mariu\AppData\Local\Temp\claude\c--Users-mariu-Downloads-hedging-strategy\cc10154d-8b98-4a18-9755-1f55365c0bc8\tasks\b9teddp6c.output</w:t>
        </w:r>
      </w:hyperlink>
    </w:p>
    <w:p w14:paraId="320670EA" w14:textId="77777777" w:rsidR="00C5252E" w:rsidRPr="00C5252E" w:rsidRDefault="00C5252E" w:rsidP="00C5252E">
      <w:r w:rsidRPr="00C5252E">
        <w:t>The feasibility check is still downloading tick history (brokers stream this on demand, so first pull is slow). I'll get the count when it completes and that determines the build approach:</w:t>
      </w:r>
    </w:p>
    <w:p w14:paraId="3C269B99" w14:textId="77777777" w:rsidR="00C5252E" w:rsidRPr="00C5252E" w:rsidRDefault="00C5252E" w:rsidP="00C5252E">
      <w:pPr>
        <w:numPr>
          <w:ilvl w:val="0"/>
          <w:numId w:val="25"/>
        </w:numPr>
      </w:pPr>
      <w:r w:rsidRPr="00C5252E">
        <w:rPr>
          <w:b/>
          <w:bCs/>
        </w:rPr>
        <w:lastRenderedPageBreak/>
        <w:t>If tick volume is manageable</w:t>
      </w:r>
      <w:r w:rsidRPr="00C5252E">
        <w:t> (~millions, fits memory) → build the full tick-faithful gridsim.py, validate against gold's $7,908, then scan wide.</w:t>
      </w:r>
    </w:p>
    <w:p w14:paraId="302C0736" w14:textId="77777777" w:rsidR="00C5252E" w:rsidRPr="00C5252E" w:rsidRDefault="00C5252E" w:rsidP="00C5252E">
      <w:pPr>
        <w:numPr>
          <w:ilvl w:val="0"/>
          <w:numId w:val="25"/>
        </w:numPr>
      </w:pPr>
      <w:r w:rsidRPr="00C5252E">
        <w:rPr>
          <w:b/>
          <w:bCs/>
        </w:rPr>
        <w:t>If it's enormous</w:t>
      </w:r>
      <w:r w:rsidRPr="00C5252E">
        <w:t> → I'll chunk by month or use a hybrid (tick-resolution only around open baskets), still faithful but memory-safe.</w:t>
      </w:r>
    </w:p>
    <w:p w14:paraId="241D7929" w14:textId="77777777" w:rsidR="00C5252E" w:rsidRPr="00C5252E" w:rsidRDefault="00C5252E" w:rsidP="00C5252E">
      <w:r w:rsidRPr="00C5252E">
        <w:t xml:space="preserve">The plan above stands either way. The one principle I want your buy-in on before I sink time into the build: </w:t>
      </w:r>
      <w:r w:rsidRPr="00C5252E">
        <w:rPr>
          <w:b/>
          <w:bCs/>
        </w:rPr>
        <w:t>the gold $7,908 anchor is a hard gate</w:t>
      </w:r>
      <w:r w:rsidRPr="00C5252E">
        <w:t xml:space="preserve"> — if the Python sim can't reproduce it, we don't trust it on any other symbol (that's the 1-min-OHLC phantom lesson, applied </w:t>
      </w:r>
      <w:proofErr w:type="spellStart"/>
      <w:r w:rsidRPr="00C5252E">
        <w:t>preemptively</w:t>
      </w:r>
      <w:proofErr w:type="spellEnd"/>
      <w:r w:rsidRPr="00C5252E">
        <w:t>). That keeps this from becoming a fast way to generate convincing-but-fake results.</w:t>
      </w:r>
    </w:p>
    <w:p w14:paraId="19BDEBDE" w14:textId="77777777" w:rsidR="00C5252E" w:rsidRPr="00C5252E" w:rsidRDefault="00C5252E" w:rsidP="00C5252E">
      <w:r w:rsidRPr="00C5252E">
        <w:t>I'll report the tick feasibility number the moment it lands and either start building gridsim.py or adapt the data approach. Everything from tonight's Path A work is already logged in CLAUDE.md (FX green + the gold/oil/silver "grid is the edge, not the signal" finding), so nothing's lost while this runs.</w:t>
      </w:r>
    </w:p>
    <w:p w14:paraId="260E728D" w14:textId="77777777" w:rsidR="00C5252E" w:rsidRPr="00C5252E" w:rsidRDefault="00C5252E" w:rsidP="00C5252E">
      <w:r w:rsidRPr="00C5252E">
        <w:rPr>
          <w:b/>
          <w:bCs/>
        </w:rPr>
        <w:t>Read </w:t>
      </w:r>
      <w:hyperlink r:id="rId37" w:history="1">
        <w:r w:rsidRPr="00C5252E">
          <w:rPr>
            <w:rStyle w:val="Hyperlink"/>
          </w:rPr>
          <w:t>C:\Users\mariu\AppData\Local\Temp\claude\c--Users-mariu-Downloads-hedging-strategy\cc10154d-8b98-4a18-9755-1f55365c0bc8\tasks\b9teddp6c.output</w:t>
        </w:r>
      </w:hyperlink>
    </w:p>
    <w:p w14:paraId="134D48F7" w14:textId="77777777" w:rsidR="00C5252E" w:rsidRPr="00C5252E" w:rsidRDefault="00C5252E" w:rsidP="00C5252E">
      <w:r w:rsidRPr="00C5252E">
        <w:t xml:space="preserve">Tick data comes back </w:t>
      </w:r>
      <w:r w:rsidRPr="00C5252E">
        <w:rPr>
          <w:b/>
          <w:bCs/>
        </w:rPr>
        <w:t>None</w:t>
      </w:r>
      <w:r w:rsidRPr="00C5252E">
        <w:t xml:space="preserve"> — and </w:t>
      </w:r>
      <w:proofErr w:type="spellStart"/>
      <w:r w:rsidRPr="00C5252E">
        <w:t>copy_rates</w:t>
      </w:r>
      <w:proofErr w:type="spellEnd"/>
      <w:r w:rsidRPr="00C5252E">
        <w:t xml:space="preserve"> works fine (we pulled 100k bars all session), so this isn't an API bug: </w:t>
      </w:r>
      <w:r w:rsidRPr="00C5252E">
        <w:rPr>
          <w:b/>
          <w:bCs/>
        </w:rPr>
        <w:t>your broker (XM) doesn't serve tick history for these CFD symbols via the Python API.</w:t>
      </w:r>
      <w:r w:rsidRPr="00C5252E">
        <w:t xml:space="preserve"> Let me confirm the error code to be certain before I draw the conclusion:</w:t>
      </w:r>
    </w:p>
    <w:p w14:paraId="018C9A2B" w14:textId="77777777" w:rsidR="00C5252E" w:rsidRPr="007B1F88" w:rsidRDefault="00C5252E" w:rsidP="007B1F88"/>
    <w:p w14:paraId="6BF95C10" w14:textId="6DF93395" w:rsidR="007B1F88" w:rsidRDefault="007B1F88" w:rsidP="007B1F88"/>
    <w:p w14:paraId="4B9A7BA6" w14:textId="77777777" w:rsidR="00684C9F" w:rsidRDefault="00684C9F" w:rsidP="007B1F88"/>
    <w:p w14:paraId="423142F2" w14:textId="77777777" w:rsidR="00684C9F" w:rsidRDefault="00684C9F" w:rsidP="007B1F88"/>
    <w:p w14:paraId="5B48BDA7" w14:textId="77777777" w:rsidR="00684C9F" w:rsidRDefault="00684C9F" w:rsidP="007B1F88"/>
    <w:p w14:paraId="7B887DB8" w14:textId="77777777" w:rsidR="00684C9F" w:rsidRDefault="00684C9F" w:rsidP="007B1F88"/>
    <w:p w14:paraId="05645AD9" w14:textId="77777777" w:rsidR="00684C9F" w:rsidRDefault="00684C9F" w:rsidP="007B1F88"/>
    <w:p w14:paraId="2BE9E9A7" w14:textId="77777777" w:rsidR="00684C9F" w:rsidRDefault="00684C9F" w:rsidP="007B1F88"/>
    <w:p w14:paraId="18BBAA51" w14:textId="77777777" w:rsidR="00684C9F" w:rsidRDefault="00684C9F" w:rsidP="007B1F88"/>
    <w:p w14:paraId="728E53AC" w14:textId="77777777" w:rsidR="00684C9F" w:rsidRDefault="00684C9F" w:rsidP="007B1F88"/>
    <w:p w14:paraId="2876EF6A" w14:textId="77777777" w:rsidR="00684C9F" w:rsidRDefault="00684C9F" w:rsidP="007B1F88"/>
    <w:p w14:paraId="1B6CD058" w14:textId="77777777" w:rsidR="00684C9F" w:rsidRDefault="00684C9F" w:rsidP="007B1F88"/>
    <w:p w14:paraId="5D52BEC0" w14:textId="77777777" w:rsidR="00684C9F" w:rsidRDefault="00684C9F" w:rsidP="007B1F88"/>
    <w:p w14:paraId="0E03CD0E" w14:textId="77777777" w:rsidR="00684C9F" w:rsidRPr="00684C9F" w:rsidRDefault="00684C9F" w:rsidP="00684C9F">
      <w:proofErr w:type="spellStart"/>
      <w:r w:rsidRPr="00684C9F">
        <w:lastRenderedPageBreak/>
        <w:t>ou're</w:t>
      </w:r>
      <w:proofErr w:type="spellEnd"/>
      <w:r w:rsidRPr="00684C9F">
        <w:t xml:space="preserve"> right, and I'm not going to dress it up: there's no wow in what I found. Trend at Sharpe 0.6, a modest overnight effect, no new grid instrument — those are </w:t>
      </w:r>
      <w:r w:rsidRPr="00684C9F">
        <w:rPr>
          <w:i/>
          <w:iCs/>
        </w:rPr>
        <w:t>fine</w:t>
      </w:r>
      <w:r w:rsidRPr="00684C9F">
        <w:t xml:space="preserve"> as diversifiers but none of them make you go "yes, that's it." Honest is better than hopeful here.</w:t>
      </w:r>
    </w:p>
    <w:p w14:paraId="42DE4B55" w14:textId="77777777" w:rsidR="00684C9F" w:rsidRPr="00684C9F" w:rsidRDefault="00684C9F" w:rsidP="00684C9F">
      <w:r w:rsidRPr="00684C9F">
        <w:t>But let me tell you the real reason there's no wow, because it matters more than another screen:</w:t>
      </w:r>
    </w:p>
    <w:p w14:paraId="64FCCD06" w14:textId="77777777" w:rsidR="00684C9F" w:rsidRPr="00684C9F" w:rsidRDefault="00684C9F" w:rsidP="00684C9F">
      <w:r w:rsidRPr="00684C9F">
        <w:rPr>
          <w:b/>
          <w:bCs/>
        </w:rPr>
        <w:t>We're fishing the most picked-over pond there is — retail, price-only, technical strategies on standard MT5 instruments.</w:t>
      </w:r>
      <w:r w:rsidRPr="00684C9F">
        <w:t xml:space="preserve"> That pond is fished by millions of people and bots running the exact same </w:t>
      </w:r>
      <w:proofErr w:type="spellStart"/>
      <w:r w:rsidRPr="00684C9F">
        <w:t>Donchian</w:t>
      </w:r>
      <w:proofErr w:type="spellEnd"/>
      <w:r w:rsidRPr="00684C9F">
        <w:t xml:space="preserve">/RSI/grid ideas. The edges that survive there are </w:t>
      </w:r>
      <w:r w:rsidRPr="00684C9F">
        <w:rPr>
          <w:i/>
          <w:iCs/>
        </w:rPr>
        <w:t>small by definition</w:t>
      </w:r>
      <w:r w:rsidRPr="00684C9F">
        <w:t xml:space="preserve"> — if they were big, they'd be arbitraged away.</w:t>
      </w:r>
    </w:p>
    <w:p w14:paraId="51525484" w14:textId="77777777" w:rsidR="00684C9F" w:rsidRPr="00684C9F" w:rsidRDefault="00684C9F" w:rsidP="00684C9F">
      <w:r w:rsidRPr="00684C9F">
        <w:t xml:space="preserve">The organizations, AIs and robots that make real money mostly </w:t>
      </w:r>
      <w:r w:rsidRPr="00684C9F">
        <w:rPr>
          <w:b/>
          <w:bCs/>
        </w:rPr>
        <w:t>aren't in this pond.</w:t>
      </w:r>
      <w:r w:rsidRPr="00684C9F">
        <w:t xml:space="preserve"> They win with things we structurally can't replicate on MT5: HFT/market-making (colocation, microseconds), alternative data (satellite imagery, card transactions → fundamental edges), options/volatility-surface mispricing, cross-venue latency arbitrage, order-flow from L2 data. That's not defeatism — it's the honest answer to "we can't be the only ones": </w:t>
      </w:r>
      <w:r w:rsidRPr="00684C9F">
        <w:rPr>
          <w:b/>
          <w:bCs/>
        </w:rPr>
        <w:t>they're playing a different game with tools we don't have here.</w:t>
      </w:r>
      <w:r w:rsidRPr="00684C9F">
        <w:t xml:space="preserve"> Price-technicals isn't where their wow comes from.</w:t>
      </w:r>
    </w:p>
    <w:p w14:paraId="5E813706" w14:textId="77777777" w:rsidR="00684C9F" w:rsidRPr="00684C9F" w:rsidRDefault="00684C9F" w:rsidP="00684C9F">
      <w:r w:rsidRPr="00684C9F">
        <w:t>So two honest truths:</w:t>
      </w:r>
    </w:p>
    <w:p w14:paraId="1E28D0AD" w14:textId="77777777" w:rsidR="00684C9F" w:rsidRPr="00684C9F" w:rsidRDefault="00684C9F" w:rsidP="00684C9F">
      <w:pPr>
        <w:numPr>
          <w:ilvl w:val="0"/>
          <w:numId w:val="26"/>
        </w:numPr>
      </w:pPr>
      <w:proofErr w:type="spellStart"/>
      <w:r w:rsidRPr="00684C9F">
        <w:rPr>
          <w:b/>
          <w:bCs/>
        </w:rPr>
        <w:t>GridStat</w:t>
      </w:r>
      <w:proofErr w:type="spellEnd"/>
      <w:r w:rsidRPr="00684C9F">
        <w:rPr>
          <w:b/>
          <w:bCs/>
        </w:rPr>
        <w:t xml:space="preserve"> </w:t>
      </w:r>
      <w:r w:rsidRPr="00684C9F">
        <w:rPr>
          <w:b/>
          <w:bCs/>
          <w:i/>
          <w:iCs/>
        </w:rPr>
        <w:t>is</w:t>
      </w:r>
      <w:r w:rsidRPr="00684C9F">
        <w:rPr>
          <w:b/>
          <w:bCs/>
        </w:rPr>
        <w:t xml:space="preserve"> your wow, relative to what's achievable retail.</w:t>
      </w:r>
      <w:r w:rsidRPr="00684C9F">
        <w:t xml:space="preserve"> PF 3.9 where most retail traders lose money is genuinely rare. The realistic path to a lot more money is </w:t>
      </w:r>
      <w:r w:rsidRPr="00684C9F">
        <w:rPr>
          <w:b/>
          <w:bCs/>
        </w:rPr>
        <w:t>scaling that system</w:t>
      </w:r>
      <w:r w:rsidRPr="00684C9F">
        <w:t xml:space="preserve"> — more capital, more validated streams, the risk-budgeted portfolio. That's real and large, just not a new magic strategy.</w:t>
      </w:r>
    </w:p>
    <w:p w14:paraId="1EDA3B1E" w14:textId="77777777" w:rsidR="00684C9F" w:rsidRPr="00684C9F" w:rsidRDefault="00684C9F" w:rsidP="00684C9F">
      <w:pPr>
        <w:numPr>
          <w:ilvl w:val="0"/>
          <w:numId w:val="26"/>
        </w:numPr>
      </w:pPr>
      <w:r w:rsidRPr="00684C9F">
        <w:rPr>
          <w:b/>
          <w:bCs/>
        </w:rPr>
        <w:t>If you want a genuine swing-for-the-fences</w:t>
      </w:r>
      <w:r w:rsidRPr="00684C9F">
        <w:t xml:space="preserve">, there's exactly one untested shot that fits tonight's "big moves win" lesson: </w:t>
      </w:r>
      <w:r w:rsidRPr="00684C9F">
        <w:rPr>
          <w:b/>
          <w:bCs/>
        </w:rPr>
        <w:t>the grid on crypto.</w:t>
      </w:r>
      <w:r w:rsidRPr="00684C9F">
        <w:t xml:space="preserve"> BTC's intraday moves are </w:t>
      </w:r>
      <w:r w:rsidRPr="00684C9F">
        <w:rPr>
          <w:i/>
          <w:iCs/>
        </w:rPr>
        <w:t>enormous</w:t>
      </w:r>
      <w:r w:rsidRPr="00684C9F">
        <w:t xml:space="preserve"> — far bigger than gold's — and big moves are what the grid harvests. Run it </w:t>
      </w:r>
      <w:r w:rsidRPr="00684C9F">
        <w:rPr>
          <w:b/>
          <w:bCs/>
        </w:rPr>
        <w:t>intraday-only</w:t>
      </w:r>
      <w:r w:rsidRPr="00684C9F">
        <w:t xml:space="preserve"> (to dodge crypto's brutal overnight swap) and the giant swings could harvest far more per basket than gold's $100. It could genuinely be a wow, or BTC's hard trends could blow up the grid's tail. That's an honest coin-flip — but it's the only thing left with real upside, and it's grounded, not a guess.</w:t>
      </w:r>
    </w:p>
    <w:p w14:paraId="351A9F34" w14:textId="77777777" w:rsidR="00684C9F" w:rsidRPr="00684C9F" w:rsidRDefault="00684C9F" w:rsidP="00684C9F">
      <w:r w:rsidRPr="00684C9F">
        <w:t xml:space="preserve">My recommendation: run your EURGBP tail-killer test (still live), and let me cost-first-screen the </w:t>
      </w:r>
      <w:r w:rsidRPr="00684C9F">
        <w:rPr>
          <w:b/>
          <w:bCs/>
        </w:rPr>
        <w:t>BTC intraday grid</w:t>
      </w:r>
      <w:r w:rsidRPr="00684C9F">
        <w:t xml:space="preserve"> — that's the one place a wow could actually be hiding. Want me to take a hard look at crypto-grid economics while you're up, or would you rather put the energy into scaling the proven book? Either is a real answer; I'll tell you straight what I find.</w:t>
      </w:r>
    </w:p>
    <w:p w14:paraId="48F6370A" w14:textId="77777777" w:rsidR="00684C9F" w:rsidRDefault="00684C9F" w:rsidP="007B1F88"/>
    <w:p w14:paraId="4458A08B" w14:textId="77777777" w:rsidR="00501BDE" w:rsidRDefault="00501BDE" w:rsidP="007B1F88"/>
    <w:p w14:paraId="6C641BFC" w14:textId="6CBBBE60" w:rsidR="00501BDE" w:rsidRDefault="00501BDE" w:rsidP="007B1F88">
      <w:pPr>
        <w:rPr>
          <w:b/>
          <w:bCs/>
        </w:rPr>
      </w:pPr>
      <w:proofErr w:type="spellStart"/>
      <w:r w:rsidRPr="00501BDE">
        <w:rPr>
          <w:b/>
          <w:bCs/>
        </w:rPr>
        <w:lastRenderedPageBreak/>
        <w:t>seFibonacci</w:t>
      </w:r>
      <w:proofErr w:type="spellEnd"/>
      <w:r w:rsidRPr="00501BDE">
        <w:rPr>
          <w:b/>
          <w:bCs/>
        </w:rPr>
        <w:t xml:space="preserve">=true </w:t>
      </w:r>
      <w:proofErr w:type="spellStart"/>
      <w:r w:rsidRPr="00501BDE">
        <w:rPr>
          <w:b/>
          <w:bCs/>
        </w:rPr>
        <w:t>LotMultiplier</w:t>
      </w:r>
      <w:proofErr w:type="spellEnd"/>
      <w:r w:rsidRPr="00501BDE">
        <w:rPr>
          <w:b/>
          <w:bCs/>
        </w:rPr>
        <w:t xml:space="preserve">=2 </w:t>
      </w:r>
      <w:proofErr w:type="spellStart"/>
      <w:r w:rsidRPr="00501BDE">
        <w:rPr>
          <w:b/>
          <w:bCs/>
        </w:rPr>
        <w:t>UseCompounding</w:t>
      </w:r>
      <w:proofErr w:type="spellEnd"/>
      <w:r w:rsidRPr="00501BDE">
        <w:rPr>
          <w:b/>
          <w:bCs/>
        </w:rPr>
        <w:t xml:space="preserve">=true </w:t>
      </w:r>
      <w:proofErr w:type="spellStart"/>
      <w:r w:rsidRPr="00501BDE">
        <w:rPr>
          <w:b/>
          <w:bCs/>
        </w:rPr>
        <w:t>CompoundingBase</w:t>
      </w:r>
      <w:proofErr w:type="spellEnd"/>
      <w:r w:rsidRPr="00501BDE">
        <w:rPr>
          <w:b/>
          <w:bCs/>
        </w:rPr>
        <w:t xml:space="preserve">=3000.0 </w:t>
      </w:r>
      <w:proofErr w:type="spellStart"/>
      <w:r w:rsidRPr="00501BDE">
        <w:rPr>
          <w:b/>
          <w:bCs/>
        </w:rPr>
        <w:t>MaxSameTrades</w:t>
      </w:r>
      <w:proofErr w:type="spellEnd"/>
      <w:r w:rsidRPr="00501BDE">
        <w:rPr>
          <w:b/>
          <w:bCs/>
        </w:rPr>
        <w:t xml:space="preserve">=5 </w:t>
      </w:r>
      <w:proofErr w:type="spellStart"/>
      <w:r w:rsidRPr="00501BDE">
        <w:rPr>
          <w:b/>
          <w:bCs/>
        </w:rPr>
        <w:t>MaxFibMult</w:t>
      </w:r>
      <w:proofErr w:type="spellEnd"/>
      <w:r w:rsidRPr="00501BDE">
        <w:rPr>
          <w:b/>
          <w:bCs/>
        </w:rPr>
        <w:t xml:space="preserve">=0 </w:t>
      </w:r>
      <w:proofErr w:type="spellStart"/>
      <w:r w:rsidRPr="00501BDE">
        <w:rPr>
          <w:b/>
          <w:bCs/>
        </w:rPr>
        <w:t>RecoverySizeMode</w:t>
      </w:r>
      <w:proofErr w:type="spellEnd"/>
      <w:r w:rsidRPr="00501BDE">
        <w:rPr>
          <w:b/>
          <w:bCs/>
        </w:rPr>
        <w:t xml:space="preserve">=1 </w:t>
      </w:r>
      <w:proofErr w:type="spellStart"/>
      <w:r w:rsidRPr="00501BDE">
        <w:rPr>
          <w:b/>
          <w:bCs/>
        </w:rPr>
        <w:t>RecoveryRR</w:t>
      </w:r>
      <w:proofErr w:type="spellEnd"/>
      <w:r w:rsidRPr="00501BDE">
        <w:rPr>
          <w:b/>
          <w:bCs/>
        </w:rPr>
        <w:t xml:space="preserve">=3.0 </w:t>
      </w:r>
      <w:proofErr w:type="spellStart"/>
      <w:r w:rsidRPr="00501BDE">
        <w:rPr>
          <w:b/>
          <w:bCs/>
        </w:rPr>
        <w:t>RecoveryCostBuffer</w:t>
      </w:r>
      <w:proofErr w:type="spellEnd"/>
      <w:r w:rsidRPr="00501BDE">
        <w:rPr>
          <w:b/>
          <w:bCs/>
        </w:rPr>
        <w:t xml:space="preserve">=1.1 </w:t>
      </w:r>
      <w:proofErr w:type="spellStart"/>
      <w:r w:rsidRPr="00501BDE">
        <w:rPr>
          <w:b/>
          <w:bCs/>
        </w:rPr>
        <w:t>grisk</w:t>
      </w:r>
      <w:proofErr w:type="spellEnd"/>
      <w:r w:rsidRPr="00501BDE">
        <w:rPr>
          <w:b/>
          <w:bCs/>
        </w:rPr>
        <w:t xml:space="preserve">=7 </w:t>
      </w:r>
      <w:proofErr w:type="spellStart"/>
      <w:r w:rsidRPr="00501BDE">
        <w:rPr>
          <w:b/>
          <w:bCs/>
        </w:rPr>
        <w:t>GM_Period</w:t>
      </w:r>
      <w:proofErr w:type="spellEnd"/>
      <w:r w:rsidRPr="00501BDE">
        <w:rPr>
          <w:b/>
          <w:bCs/>
        </w:rPr>
        <w:t xml:space="preserve">=0 </w:t>
      </w:r>
      <w:proofErr w:type="spellStart"/>
      <w:r w:rsidRPr="00501BDE">
        <w:rPr>
          <w:b/>
          <w:bCs/>
        </w:rPr>
        <w:t>GM_UpperBand</w:t>
      </w:r>
      <w:proofErr w:type="spellEnd"/>
      <w:r w:rsidRPr="00501BDE">
        <w:rPr>
          <w:b/>
          <w:bCs/>
        </w:rPr>
        <w:t xml:space="preserve">=0.0 </w:t>
      </w:r>
      <w:proofErr w:type="spellStart"/>
      <w:r w:rsidRPr="00501BDE">
        <w:rPr>
          <w:b/>
          <w:bCs/>
        </w:rPr>
        <w:t>GM_LowerBand</w:t>
      </w:r>
      <w:proofErr w:type="spellEnd"/>
      <w:r w:rsidRPr="00501BDE">
        <w:rPr>
          <w:b/>
          <w:bCs/>
        </w:rPr>
        <w:t xml:space="preserve">=0.0 </w:t>
      </w:r>
      <w:proofErr w:type="spellStart"/>
      <w:r w:rsidRPr="00501BDE">
        <w:rPr>
          <w:b/>
          <w:bCs/>
        </w:rPr>
        <w:t>GM_GapMult</w:t>
      </w:r>
      <w:proofErr w:type="spellEnd"/>
      <w:r w:rsidRPr="00501BDE">
        <w:rPr>
          <w:b/>
          <w:bCs/>
        </w:rPr>
        <w:t xml:space="preserve">=2.0 </w:t>
      </w:r>
      <w:proofErr w:type="spellStart"/>
      <w:r w:rsidRPr="00501BDE">
        <w:rPr>
          <w:b/>
          <w:bCs/>
        </w:rPr>
        <w:t>GM_GapMode</w:t>
      </w:r>
      <w:proofErr w:type="spellEnd"/>
      <w:r w:rsidRPr="00501BDE">
        <w:rPr>
          <w:b/>
          <w:bCs/>
        </w:rPr>
        <w:t xml:space="preserve">=0 </w:t>
      </w:r>
      <w:proofErr w:type="spellStart"/>
      <w:r w:rsidRPr="00501BDE">
        <w:rPr>
          <w:b/>
          <w:bCs/>
        </w:rPr>
        <w:t>GM_FastMult</w:t>
      </w:r>
      <w:proofErr w:type="spellEnd"/>
      <w:r w:rsidRPr="00501BDE">
        <w:rPr>
          <w:b/>
          <w:bCs/>
        </w:rPr>
        <w:t xml:space="preserve">=4.6 </w:t>
      </w:r>
      <w:proofErr w:type="spellStart"/>
      <w:r w:rsidRPr="00501BDE">
        <w:rPr>
          <w:b/>
          <w:bCs/>
        </w:rPr>
        <w:t>goldminershift</w:t>
      </w:r>
      <w:proofErr w:type="spellEnd"/>
      <w:r w:rsidRPr="00501BDE">
        <w:rPr>
          <w:b/>
          <w:bCs/>
        </w:rPr>
        <w:t xml:space="preserve">=1 </w:t>
      </w:r>
      <w:proofErr w:type="spellStart"/>
      <w:r w:rsidRPr="00501BDE">
        <w:rPr>
          <w:b/>
          <w:bCs/>
        </w:rPr>
        <w:t>MA_Period</w:t>
      </w:r>
      <w:proofErr w:type="spellEnd"/>
      <w:r w:rsidRPr="00501BDE">
        <w:rPr>
          <w:b/>
          <w:bCs/>
        </w:rPr>
        <w:t xml:space="preserve">=20 </w:t>
      </w:r>
      <w:proofErr w:type="spellStart"/>
      <w:r w:rsidRPr="00501BDE">
        <w:rPr>
          <w:b/>
          <w:bCs/>
        </w:rPr>
        <w:t>MA_Angle_Threshold</w:t>
      </w:r>
      <w:proofErr w:type="spellEnd"/>
      <w:r w:rsidRPr="00501BDE">
        <w:rPr>
          <w:b/>
          <w:bCs/>
        </w:rPr>
        <w:t xml:space="preserve">=20.0 </w:t>
      </w:r>
      <w:proofErr w:type="spellStart"/>
      <w:r w:rsidRPr="00501BDE">
        <w:rPr>
          <w:b/>
          <w:bCs/>
        </w:rPr>
        <w:t>ADX_Period</w:t>
      </w:r>
      <w:proofErr w:type="spellEnd"/>
      <w:r w:rsidRPr="00501BDE">
        <w:rPr>
          <w:b/>
          <w:bCs/>
        </w:rPr>
        <w:t xml:space="preserve">=14 </w:t>
      </w:r>
      <w:proofErr w:type="spellStart"/>
      <w:r w:rsidRPr="00501BDE">
        <w:rPr>
          <w:b/>
          <w:bCs/>
        </w:rPr>
        <w:t>ADX_Threshold</w:t>
      </w:r>
      <w:proofErr w:type="spellEnd"/>
      <w:r w:rsidRPr="00501BDE">
        <w:rPr>
          <w:b/>
          <w:bCs/>
        </w:rPr>
        <w:t xml:space="preserve">=25.0 </w:t>
      </w:r>
      <w:proofErr w:type="spellStart"/>
      <w:r w:rsidRPr="00501BDE">
        <w:rPr>
          <w:b/>
          <w:bCs/>
        </w:rPr>
        <w:t>tradesperbar</w:t>
      </w:r>
      <w:proofErr w:type="spellEnd"/>
      <w:r w:rsidRPr="00501BDE">
        <w:rPr>
          <w:b/>
          <w:bCs/>
        </w:rPr>
        <w:t xml:space="preserve">=1 </w:t>
      </w:r>
      <w:proofErr w:type="spellStart"/>
      <w:r w:rsidRPr="00501BDE">
        <w:rPr>
          <w:b/>
          <w:bCs/>
        </w:rPr>
        <w:t>UseSessionFilter</w:t>
      </w:r>
      <w:proofErr w:type="spellEnd"/>
      <w:r w:rsidRPr="00501BDE">
        <w:rPr>
          <w:b/>
          <w:bCs/>
        </w:rPr>
        <w:t xml:space="preserve">=true </w:t>
      </w:r>
      <w:proofErr w:type="spellStart"/>
      <w:r w:rsidRPr="00501BDE">
        <w:rPr>
          <w:b/>
          <w:bCs/>
        </w:rPr>
        <w:t>SessionStartHour</w:t>
      </w:r>
      <w:proofErr w:type="spellEnd"/>
      <w:r w:rsidRPr="00501BDE">
        <w:rPr>
          <w:b/>
          <w:bCs/>
        </w:rPr>
        <w:t xml:space="preserve">=9 </w:t>
      </w:r>
      <w:proofErr w:type="spellStart"/>
      <w:r w:rsidRPr="00501BDE">
        <w:rPr>
          <w:b/>
          <w:bCs/>
        </w:rPr>
        <w:t>SessionEndHour</w:t>
      </w:r>
      <w:proofErr w:type="spellEnd"/>
      <w:r w:rsidRPr="00501BDE">
        <w:rPr>
          <w:b/>
          <w:bCs/>
        </w:rPr>
        <w:t xml:space="preserve">=23 </w:t>
      </w:r>
      <w:proofErr w:type="spellStart"/>
      <w:r w:rsidRPr="00501BDE">
        <w:rPr>
          <w:b/>
          <w:bCs/>
        </w:rPr>
        <w:t>UseBasketTrail</w:t>
      </w:r>
      <w:proofErr w:type="spellEnd"/>
      <w:r w:rsidRPr="00501BDE">
        <w:rPr>
          <w:b/>
          <w:bCs/>
        </w:rPr>
        <w:t xml:space="preserve">=true </w:t>
      </w:r>
      <w:proofErr w:type="spellStart"/>
      <w:r w:rsidRPr="00501BDE">
        <w:rPr>
          <w:b/>
          <w:bCs/>
        </w:rPr>
        <w:t>MinFloatToActivate</w:t>
      </w:r>
      <w:proofErr w:type="spellEnd"/>
      <w:r w:rsidRPr="00501BDE">
        <w:rPr>
          <w:b/>
          <w:bCs/>
        </w:rPr>
        <w:t xml:space="preserve">=80.0 </w:t>
      </w:r>
      <w:proofErr w:type="spellStart"/>
      <w:r w:rsidRPr="00501BDE">
        <w:rPr>
          <w:b/>
          <w:bCs/>
        </w:rPr>
        <w:t>BasketTrailAmount</w:t>
      </w:r>
      <w:proofErr w:type="spellEnd"/>
      <w:r w:rsidRPr="00501BDE">
        <w:rPr>
          <w:b/>
          <w:bCs/>
        </w:rPr>
        <w:t xml:space="preserve">=15.0 </w:t>
      </w:r>
      <w:proofErr w:type="spellStart"/>
      <w:r w:rsidRPr="00501BDE">
        <w:rPr>
          <w:b/>
          <w:bCs/>
        </w:rPr>
        <w:t>UseBuySellProfitThreshold</w:t>
      </w:r>
      <w:proofErr w:type="spellEnd"/>
      <w:r w:rsidRPr="00501BDE">
        <w:rPr>
          <w:b/>
          <w:bCs/>
        </w:rPr>
        <w:t xml:space="preserve">=true </w:t>
      </w:r>
      <w:proofErr w:type="spellStart"/>
      <w:r w:rsidRPr="00501BDE">
        <w:rPr>
          <w:b/>
          <w:bCs/>
        </w:rPr>
        <w:t>BuySellProfitThreshold</w:t>
      </w:r>
      <w:proofErr w:type="spellEnd"/>
      <w:r w:rsidRPr="00501BDE">
        <w:rPr>
          <w:b/>
          <w:bCs/>
        </w:rPr>
        <w:t xml:space="preserve">=50.0 </w:t>
      </w:r>
      <w:proofErr w:type="spellStart"/>
      <w:r w:rsidRPr="00501BDE">
        <w:rPr>
          <w:b/>
          <w:bCs/>
        </w:rPr>
        <w:t>BuySellProfitThresholdInCurrency</w:t>
      </w:r>
      <w:proofErr w:type="spellEnd"/>
      <w:r w:rsidRPr="00501BDE">
        <w:rPr>
          <w:b/>
          <w:bCs/>
        </w:rPr>
        <w:t xml:space="preserve">=0.0 </w:t>
      </w:r>
      <w:proofErr w:type="spellStart"/>
      <w:r w:rsidRPr="00501BDE">
        <w:rPr>
          <w:b/>
          <w:bCs/>
        </w:rPr>
        <w:t>UseBasketStop</w:t>
      </w:r>
      <w:proofErr w:type="spellEnd"/>
      <w:r w:rsidRPr="00501BDE">
        <w:rPr>
          <w:b/>
          <w:bCs/>
        </w:rPr>
        <w:t xml:space="preserve">=true </w:t>
      </w:r>
      <w:proofErr w:type="spellStart"/>
      <w:r w:rsidRPr="00501BDE">
        <w:rPr>
          <w:b/>
          <w:bCs/>
        </w:rPr>
        <w:t>BasketMaxLossPct</w:t>
      </w:r>
      <w:proofErr w:type="spellEnd"/>
      <w:r w:rsidRPr="00501BDE">
        <w:rPr>
          <w:b/>
          <w:bCs/>
        </w:rPr>
        <w:t xml:space="preserve">=20.0 </w:t>
      </w:r>
      <w:proofErr w:type="spellStart"/>
      <w:r w:rsidRPr="00501BDE">
        <w:rPr>
          <w:b/>
          <w:bCs/>
        </w:rPr>
        <w:t>UseDailyTrendFilter</w:t>
      </w:r>
      <w:proofErr w:type="spellEnd"/>
      <w:r w:rsidRPr="00501BDE">
        <w:rPr>
          <w:b/>
          <w:bCs/>
        </w:rPr>
        <w:t xml:space="preserve">=true </w:t>
      </w:r>
      <w:proofErr w:type="spellStart"/>
      <w:r w:rsidRPr="00501BDE">
        <w:rPr>
          <w:b/>
          <w:bCs/>
        </w:rPr>
        <w:t>DailyMA_Period</w:t>
      </w:r>
      <w:proofErr w:type="spellEnd"/>
      <w:r w:rsidRPr="00501BDE">
        <w:rPr>
          <w:b/>
          <w:bCs/>
        </w:rPr>
        <w:t xml:space="preserve">=50 </w:t>
      </w:r>
      <w:proofErr w:type="spellStart"/>
      <w:r w:rsidRPr="00501BDE">
        <w:rPr>
          <w:b/>
          <w:bCs/>
        </w:rPr>
        <w:t>UseImbalanceLock</w:t>
      </w:r>
      <w:proofErr w:type="spellEnd"/>
      <w:r w:rsidRPr="00501BDE">
        <w:rPr>
          <w:b/>
          <w:bCs/>
        </w:rPr>
        <w:t xml:space="preserve">=true </w:t>
      </w:r>
      <w:proofErr w:type="spellStart"/>
      <w:r w:rsidRPr="00501BDE">
        <w:rPr>
          <w:b/>
          <w:bCs/>
        </w:rPr>
        <w:t>ImbalanceThreshold</w:t>
      </w:r>
      <w:proofErr w:type="spellEnd"/>
      <w:r w:rsidRPr="00501BDE">
        <w:rPr>
          <w:b/>
          <w:bCs/>
        </w:rPr>
        <w:t xml:space="preserve">=2 </w:t>
      </w:r>
      <w:proofErr w:type="spellStart"/>
      <w:r w:rsidRPr="00501BDE">
        <w:rPr>
          <w:b/>
          <w:bCs/>
        </w:rPr>
        <w:t>UseMaxBasketLots</w:t>
      </w:r>
      <w:proofErr w:type="spellEnd"/>
      <w:r w:rsidRPr="00501BDE">
        <w:rPr>
          <w:b/>
          <w:bCs/>
        </w:rPr>
        <w:t xml:space="preserve">=false </w:t>
      </w:r>
      <w:proofErr w:type="spellStart"/>
      <w:r w:rsidRPr="00501BDE">
        <w:rPr>
          <w:b/>
          <w:bCs/>
        </w:rPr>
        <w:t>MaxBasketLotsTotal</w:t>
      </w:r>
      <w:proofErr w:type="spellEnd"/>
      <w:r w:rsidRPr="00501BDE">
        <w:rPr>
          <w:b/>
          <w:bCs/>
        </w:rPr>
        <w:t xml:space="preserve">=0.30 </w:t>
      </w:r>
      <w:proofErr w:type="spellStart"/>
      <w:r w:rsidRPr="00501BDE">
        <w:rPr>
          <w:b/>
          <w:bCs/>
        </w:rPr>
        <w:t>UseVolRegimeFilter</w:t>
      </w:r>
      <w:proofErr w:type="spellEnd"/>
      <w:r w:rsidRPr="00501BDE">
        <w:rPr>
          <w:b/>
          <w:bCs/>
        </w:rPr>
        <w:t xml:space="preserve">=true </w:t>
      </w:r>
      <w:proofErr w:type="spellStart"/>
      <w:r w:rsidRPr="00501BDE">
        <w:rPr>
          <w:b/>
          <w:bCs/>
        </w:rPr>
        <w:t>VolATRFastPeriod</w:t>
      </w:r>
      <w:proofErr w:type="spellEnd"/>
      <w:r w:rsidRPr="00501BDE">
        <w:rPr>
          <w:b/>
          <w:bCs/>
        </w:rPr>
        <w:t xml:space="preserve">=5 </w:t>
      </w:r>
      <w:proofErr w:type="spellStart"/>
      <w:r w:rsidRPr="00501BDE">
        <w:rPr>
          <w:b/>
          <w:bCs/>
        </w:rPr>
        <w:t>VolATRSlowPeriod</w:t>
      </w:r>
      <w:proofErr w:type="spellEnd"/>
      <w:r w:rsidRPr="00501BDE">
        <w:rPr>
          <w:b/>
          <w:bCs/>
        </w:rPr>
        <w:t xml:space="preserve">=60 </w:t>
      </w:r>
      <w:proofErr w:type="spellStart"/>
      <w:r w:rsidRPr="00501BDE">
        <w:rPr>
          <w:b/>
          <w:bCs/>
        </w:rPr>
        <w:t>VolRegimeMult</w:t>
      </w:r>
      <w:proofErr w:type="spellEnd"/>
      <w:r w:rsidRPr="00501BDE">
        <w:rPr>
          <w:b/>
          <w:bCs/>
        </w:rPr>
        <w:t xml:space="preserve">=2.5 </w:t>
      </w:r>
      <w:proofErr w:type="spellStart"/>
      <w:r w:rsidRPr="00501BDE">
        <w:rPr>
          <w:b/>
          <w:bCs/>
        </w:rPr>
        <w:t>VolBlockAllEntries</w:t>
      </w:r>
      <w:proofErr w:type="spellEnd"/>
      <w:r w:rsidRPr="00501BDE">
        <w:rPr>
          <w:b/>
          <w:bCs/>
        </w:rPr>
        <w:t xml:space="preserve">=true </w:t>
      </w:r>
      <w:proofErr w:type="spellStart"/>
      <w:r w:rsidRPr="00501BDE">
        <w:rPr>
          <w:b/>
          <w:bCs/>
        </w:rPr>
        <w:t>VolBlockStacking</w:t>
      </w:r>
      <w:proofErr w:type="spellEnd"/>
      <w:r w:rsidRPr="00501BDE">
        <w:rPr>
          <w:b/>
          <w:bCs/>
        </w:rPr>
        <w:t xml:space="preserve">=false </w:t>
      </w:r>
      <w:proofErr w:type="spellStart"/>
      <w:r w:rsidRPr="00501BDE">
        <w:rPr>
          <w:b/>
          <w:bCs/>
        </w:rPr>
        <w:t>VolScaledFloor</w:t>
      </w:r>
      <w:proofErr w:type="spellEnd"/>
      <w:r w:rsidRPr="00501BDE">
        <w:rPr>
          <w:b/>
          <w:bCs/>
        </w:rPr>
        <w:t xml:space="preserve">=false </w:t>
      </w:r>
      <w:proofErr w:type="spellStart"/>
      <w:r w:rsidRPr="00501BDE">
        <w:rPr>
          <w:b/>
          <w:bCs/>
        </w:rPr>
        <w:t>VolFloorMaxMult</w:t>
      </w:r>
      <w:proofErr w:type="spellEnd"/>
      <w:r w:rsidRPr="00501BDE">
        <w:rPr>
          <w:b/>
          <w:bCs/>
        </w:rPr>
        <w:t xml:space="preserve">=2.0 </w:t>
      </w:r>
      <w:proofErr w:type="spellStart"/>
      <w:r w:rsidRPr="00501BDE">
        <w:rPr>
          <w:b/>
          <w:bCs/>
        </w:rPr>
        <w:t>UseOverextFilter</w:t>
      </w:r>
      <w:proofErr w:type="spellEnd"/>
      <w:r w:rsidRPr="00501BDE">
        <w:rPr>
          <w:b/>
          <w:bCs/>
        </w:rPr>
        <w:t xml:space="preserve">=true </w:t>
      </w:r>
      <w:proofErr w:type="spellStart"/>
      <w:r w:rsidRPr="00501BDE">
        <w:rPr>
          <w:b/>
          <w:bCs/>
        </w:rPr>
        <w:t>OverextATRMult</w:t>
      </w:r>
      <w:proofErr w:type="spellEnd"/>
      <w:r w:rsidRPr="00501BDE">
        <w:rPr>
          <w:b/>
          <w:bCs/>
        </w:rPr>
        <w:t xml:space="preserve">=4.5 </w:t>
      </w:r>
      <w:proofErr w:type="spellStart"/>
      <w:r w:rsidRPr="00501BDE">
        <w:rPr>
          <w:b/>
          <w:bCs/>
        </w:rPr>
        <w:t>OverextBlockAdds</w:t>
      </w:r>
      <w:proofErr w:type="spellEnd"/>
      <w:r w:rsidRPr="00501BDE">
        <w:rPr>
          <w:b/>
          <w:bCs/>
        </w:rPr>
        <w:t xml:space="preserve">=true </w:t>
      </w:r>
      <w:proofErr w:type="spellStart"/>
      <w:r w:rsidRPr="00501BDE">
        <w:rPr>
          <w:b/>
          <w:bCs/>
        </w:rPr>
        <w:t>UseEquityLog</w:t>
      </w:r>
      <w:proofErr w:type="spellEnd"/>
      <w:r w:rsidRPr="00501BDE">
        <w:rPr>
          <w:b/>
          <w:bCs/>
        </w:rPr>
        <w:t xml:space="preserve">=false EquityLogFile=fibc_equity.csv </w:t>
      </w:r>
      <w:proofErr w:type="spellStart"/>
      <w:r w:rsidRPr="00501BDE">
        <w:rPr>
          <w:b/>
          <w:bCs/>
        </w:rPr>
        <w:t>UseFirstEntryGate</w:t>
      </w:r>
      <w:proofErr w:type="spellEnd"/>
      <w:r w:rsidRPr="00501BDE">
        <w:rPr>
          <w:b/>
          <w:bCs/>
        </w:rPr>
        <w:t xml:space="preserve">=true FirstGateStatsCSV=gridstat_setups_gold_g7.csv </w:t>
      </w:r>
      <w:proofErr w:type="spellStart"/>
      <w:r w:rsidRPr="00501BDE">
        <w:rPr>
          <w:b/>
          <w:bCs/>
        </w:rPr>
        <w:t>FirstGateMinWinRate</w:t>
      </w:r>
      <w:proofErr w:type="spellEnd"/>
      <w:r w:rsidRPr="00501BDE">
        <w:rPr>
          <w:b/>
          <w:bCs/>
        </w:rPr>
        <w:t xml:space="preserve">=0.55 </w:t>
      </w:r>
      <w:proofErr w:type="spellStart"/>
      <w:r w:rsidRPr="00501BDE">
        <w:rPr>
          <w:b/>
          <w:bCs/>
        </w:rPr>
        <w:t>FirstGateMinSamples</w:t>
      </w:r>
      <w:proofErr w:type="spellEnd"/>
      <w:r w:rsidRPr="00501BDE">
        <w:rPr>
          <w:b/>
          <w:bCs/>
        </w:rPr>
        <w:t xml:space="preserve">=10 </w:t>
      </w:r>
      <w:proofErr w:type="spellStart"/>
      <w:r w:rsidRPr="00501BDE">
        <w:rPr>
          <w:b/>
          <w:bCs/>
        </w:rPr>
        <w:t>CommentText</w:t>
      </w:r>
      <w:proofErr w:type="spellEnd"/>
      <w:r w:rsidRPr="00501BDE">
        <w:rPr>
          <w:b/>
          <w:bCs/>
        </w:rPr>
        <w:t>=</w:t>
      </w:r>
      <w:proofErr w:type="spellStart"/>
      <w:r w:rsidRPr="00501BDE">
        <w:rPr>
          <w:b/>
          <w:bCs/>
        </w:rPr>
        <w:t>MyEA</w:t>
      </w:r>
      <w:proofErr w:type="spellEnd"/>
      <w:r w:rsidRPr="00501BDE">
        <w:rPr>
          <w:b/>
          <w:bCs/>
        </w:rPr>
        <w:t xml:space="preserve"> </w:t>
      </w:r>
      <w:proofErr w:type="spellStart"/>
      <w:r w:rsidRPr="00501BDE">
        <w:rPr>
          <w:b/>
          <w:bCs/>
        </w:rPr>
        <w:t>MagicSeed</w:t>
      </w:r>
      <w:proofErr w:type="spellEnd"/>
      <w:r w:rsidRPr="00501BDE">
        <w:rPr>
          <w:b/>
          <w:bCs/>
        </w:rPr>
        <w:t>=0</w:t>
      </w:r>
    </w:p>
    <w:p w14:paraId="1C18F51A" w14:textId="77777777" w:rsidR="00F20C55" w:rsidRDefault="00F20C55" w:rsidP="007B1F88">
      <w:pPr>
        <w:rPr>
          <w:b/>
          <w:bCs/>
        </w:rPr>
      </w:pPr>
    </w:p>
    <w:p w14:paraId="322357A9" w14:textId="77777777" w:rsidR="00F20C55" w:rsidRDefault="00F20C55" w:rsidP="007B1F88">
      <w:pPr>
        <w:rPr>
          <w:b/>
          <w:bCs/>
        </w:rPr>
      </w:pPr>
    </w:p>
    <w:p w14:paraId="60F12E57" w14:textId="77777777" w:rsidR="00322F6C" w:rsidRPr="00322F6C" w:rsidRDefault="00322F6C" w:rsidP="00322F6C">
      <w:pPr>
        <w:rPr>
          <w:b/>
          <w:bCs/>
        </w:rPr>
      </w:pPr>
      <w:r w:rsidRPr="00322F6C">
        <w:rPr>
          <w:b/>
          <w:bCs/>
        </w:rPr>
        <w:t>The data path works — and the probe already surfaced something important you should see right now:</w:t>
      </w:r>
    </w:p>
    <w:p w14:paraId="1F8BA210" w14:textId="77777777" w:rsidR="00322F6C" w:rsidRPr="00322F6C" w:rsidRDefault="00322F6C" w:rsidP="00322F6C">
      <w:pPr>
        <w:rPr>
          <w:b/>
          <w:bCs/>
        </w:rPr>
      </w:pPr>
      <w:r w:rsidRPr="00322F6C">
        <w:rPr>
          <w:b/>
          <w:bCs/>
        </w:rPr>
        <w:t xml:space="preserve">In the last 60 days the live </w:t>
      </w:r>
      <w:proofErr w:type="spellStart"/>
      <w:r w:rsidRPr="00322F6C">
        <w:rPr>
          <w:b/>
          <w:bCs/>
        </w:rPr>
        <w:t>GridStat</w:t>
      </w:r>
      <w:proofErr w:type="spellEnd"/>
      <w:r w:rsidRPr="00322F6C">
        <w:rPr>
          <w:b/>
          <w:bCs/>
        </w:rPr>
        <w:t xml:space="preserve"> EAs barely traded: GOLD 7 deals (net +$202), </w:t>
      </w:r>
      <w:proofErr w:type="spellStart"/>
      <w:r w:rsidRPr="00322F6C">
        <w:rPr>
          <w:b/>
          <w:bCs/>
        </w:rPr>
        <w:t>OILCash</w:t>
      </w:r>
      <w:proofErr w:type="spellEnd"/>
      <w:r w:rsidRPr="00322F6C">
        <w:rPr>
          <w:b/>
          <w:bCs/>
        </w:rPr>
        <w:t xml:space="preserve"> 5 (+$14), SILVER 1 (+ one open SELL right now, −$13 floating). Meanwhile magic 0 = manual trades booked +$1,714 — that's the bulk of the account's P&amp;L, and it's not from any EA. So "no trades on the 25th/26th" isn't an anomaly — the EAs have been trading very thinly all along (~3–4 round</w:t>
      </w:r>
      <w:r w:rsidRPr="00322F6C">
        <w:rPr>
          <w:b/>
          <w:bCs/>
        </w:rPr>
        <w:noBreakHyphen/>
        <w:t xml:space="preserve">trips/stream in two months, far below the </w:t>
      </w:r>
      <w:proofErr w:type="spellStart"/>
      <w:r w:rsidRPr="00322F6C">
        <w:rPr>
          <w:b/>
          <w:bCs/>
        </w:rPr>
        <w:t>backtest's</w:t>
      </w:r>
      <w:proofErr w:type="spellEnd"/>
      <w:r w:rsidRPr="00322F6C">
        <w:rPr>
          <w:b/>
          <w:bCs/>
        </w:rPr>
        <w:t xml:space="preserve"> ~1/day). That's exactly the kind of thing a performance dashboard should put front</w:t>
      </w:r>
      <w:r w:rsidRPr="00322F6C">
        <w:rPr>
          <w:b/>
          <w:bCs/>
        </w:rPr>
        <w:noBreakHyphen/>
        <w:t>and</w:t>
      </w:r>
      <w:r w:rsidRPr="00322F6C">
        <w:rPr>
          <w:b/>
          <w:bCs/>
        </w:rPr>
        <w:noBreakHyphen/>
        <w:t>centre.</w:t>
      </w:r>
    </w:p>
    <w:p w14:paraId="4AD50D37" w14:textId="77777777" w:rsidR="00322F6C" w:rsidRPr="00322F6C" w:rsidRDefault="00322F6C" w:rsidP="00322F6C">
      <w:pPr>
        <w:rPr>
          <w:b/>
          <w:bCs/>
        </w:rPr>
      </w:pPr>
      <w:r w:rsidRPr="00322F6C">
        <w:rPr>
          <w:b/>
          <w:bCs/>
        </w:rPr>
        <w:t>Account: balance $1,931, equity $1,918. Let me build C v1 — it'll pull the full live history, split by stream, and lay this out properly.</w:t>
      </w:r>
    </w:p>
    <w:p w14:paraId="5C00F0F6" w14:textId="77777777" w:rsidR="00F20C55" w:rsidRDefault="00F20C55" w:rsidP="00F20C55">
      <w:pPr>
        <w:rPr>
          <w:b/>
          <w:bCs/>
        </w:rPr>
      </w:pPr>
    </w:p>
    <w:p w14:paraId="5E682953" w14:textId="77777777" w:rsidR="00F20C55" w:rsidRPr="00501BDE" w:rsidRDefault="00F20C55" w:rsidP="00F20C55">
      <w:pPr>
        <w:rPr>
          <w:b/>
          <w:bCs/>
        </w:rPr>
      </w:pPr>
    </w:p>
    <w:sectPr w:rsidR="00F20C55" w:rsidRPr="00501BDE">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43CDE" w14:textId="77777777" w:rsidR="00F276B4" w:rsidRDefault="00F276B4" w:rsidP="00C5252E">
      <w:pPr>
        <w:spacing w:after="0" w:line="240" w:lineRule="auto"/>
      </w:pPr>
      <w:r>
        <w:separator/>
      </w:r>
    </w:p>
  </w:endnote>
  <w:endnote w:type="continuationSeparator" w:id="0">
    <w:p w14:paraId="27282028" w14:textId="77777777" w:rsidR="00F276B4" w:rsidRDefault="00F276B4" w:rsidP="00C52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396589"/>
      <w:docPartObj>
        <w:docPartGallery w:val="Page Numbers (Bottom of Page)"/>
        <w:docPartUnique/>
      </w:docPartObj>
    </w:sdtPr>
    <w:sdtEndPr>
      <w:rPr>
        <w:noProof/>
      </w:rPr>
    </w:sdtEndPr>
    <w:sdtContent>
      <w:p w14:paraId="3B179EE3" w14:textId="5B1C872F" w:rsidR="00C5252E" w:rsidRDefault="00C525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D35B3B" w14:textId="77777777" w:rsidR="00C5252E" w:rsidRDefault="00C525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40923" w14:textId="77777777" w:rsidR="00F276B4" w:rsidRDefault="00F276B4" w:rsidP="00C5252E">
      <w:pPr>
        <w:spacing w:after="0" w:line="240" w:lineRule="auto"/>
      </w:pPr>
      <w:r>
        <w:separator/>
      </w:r>
    </w:p>
  </w:footnote>
  <w:footnote w:type="continuationSeparator" w:id="0">
    <w:p w14:paraId="18360CAE" w14:textId="77777777" w:rsidR="00F276B4" w:rsidRDefault="00F276B4" w:rsidP="00C525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656"/>
    <w:multiLevelType w:val="multilevel"/>
    <w:tmpl w:val="8356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11BF5"/>
    <w:multiLevelType w:val="multilevel"/>
    <w:tmpl w:val="7374A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06795"/>
    <w:multiLevelType w:val="multilevel"/>
    <w:tmpl w:val="F37E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C7F5D"/>
    <w:multiLevelType w:val="multilevel"/>
    <w:tmpl w:val="BF48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7250C"/>
    <w:multiLevelType w:val="multilevel"/>
    <w:tmpl w:val="F22E5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8868EC"/>
    <w:multiLevelType w:val="multilevel"/>
    <w:tmpl w:val="D2769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1045D3"/>
    <w:multiLevelType w:val="multilevel"/>
    <w:tmpl w:val="F23A3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3F6E97"/>
    <w:multiLevelType w:val="multilevel"/>
    <w:tmpl w:val="D39A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82AF3"/>
    <w:multiLevelType w:val="multilevel"/>
    <w:tmpl w:val="C180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12407"/>
    <w:multiLevelType w:val="multilevel"/>
    <w:tmpl w:val="B710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567D0"/>
    <w:multiLevelType w:val="multilevel"/>
    <w:tmpl w:val="B92C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221CE"/>
    <w:multiLevelType w:val="multilevel"/>
    <w:tmpl w:val="15583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5610B0"/>
    <w:multiLevelType w:val="multilevel"/>
    <w:tmpl w:val="ACC4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055C4"/>
    <w:multiLevelType w:val="multilevel"/>
    <w:tmpl w:val="04524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5B22AC"/>
    <w:multiLevelType w:val="multilevel"/>
    <w:tmpl w:val="CB983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8266CB"/>
    <w:multiLevelType w:val="multilevel"/>
    <w:tmpl w:val="80ACD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8C00E6"/>
    <w:multiLevelType w:val="multilevel"/>
    <w:tmpl w:val="6F08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6A3FC7"/>
    <w:multiLevelType w:val="multilevel"/>
    <w:tmpl w:val="DD96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309B6"/>
    <w:multiLevelType w:val="multilevel"/>
    <w:tmpl w:val="7BB42C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03579"/>
    <w:multiLevelType w:val="multilevel"/>
    <w:tmpl w:val="3D2C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810E0"/>
    <w:multiLevelType w:val="multilevel"/>
    <w:tmpl w:val="4D70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45917"/>
    <w:multiLevelType w:val="multilevel"/>
    <w:tmpl w:val="0D82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47E69"/>
    <w:multiLevelType w:val="multilevel"/>
    <w:tmpl w:val="B256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974B5E"/>
    <w:multiLevelType w:val="multilevel"/>
    <w:tmpl w:val="26EA5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243A8B"/>
    <w:multiLevelType w:val="multilevel"/>
    <w:tmpl w:val="6C74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3C73CA"/>
    <w:multiLevelType w:val="multilevel"/>
    <w:tmpl w:val="A66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897682">
    <w:abstractNumId w:val="5"/>
  </w:num>
  <w:num w:numId="2" w16cid:durableId="2098407081">
    <w:abstractNumId w:val="0"/>
  </w:num>
  <w:num w:numId="3" w16cid:durableId="1099252450">
    <w:abstractNumId w:val="23"/>
  </w:num>
  <w:num w:numId="4" w16cid:durableId="1159543375">
    <w:abstractNumId w:val="16"/>
  </w:num>
  <w:num w:numId="5" w16cid:durableId="174924203">
    <w:abstractNumId w:val="7"/>
  </w:num>
  <w:num w:numId="6" w16cid:durableId="1216351449">
    <w:abstractNumId w:val="3"/>
  </w:num>
  <w:num w:numId="7" w16cid:durableId="390539216">
    <w:abstractNumId w:val="9"/>
  </w:num>
  <w:num w:numId="8" w16cid:durableId="192576597">
    <w:abstractNumId w:val="20"/>
  </w:num>
  <w:num w:numId="9" w16cid:durableId="1472359377">
    <w:abstractNumId w:val="15"/>
  </w:num>
  <w:num w:numId="10" w16cid:durableId="2036497116">
    <w:abstractNumId w:val="6"/>
  </w:num>
  <w:num w:numId="11" w16cid:durableId="1992709628">
    <w:abstractNumId w:val="11"/>
  </w:num>
  <w:num w:numId="12" w16cid:durableId="909922023">
    <w:abstractNumId w:val="13"/>
  </w:num>
  <w:num w:numId="13" w16cid:durableId="1052120599">
    <w:abstractNumId w:val="18"/>
  </w:num>
  <w:num w:numId="14" w16cid:durableId="146672385">
    <w:abstractNumId w:val="2"/>
  </w:num>
  <w:num w:numId="15" w16cid:durableId="1324314971">
    <w:abstractNumId w:val="19"/>
  </w:num>
  <w:num w:numId="16" w16cid:durableId="444008840">
    <w:abstractNumId w:val="4"/>
  </w:num>
  <w:num w:numId="17" w16cid:durableId="606154340">
    <w:abstractNumId w:val="21"/>
  </w:num>
  <w:num w:numId="18" w16cid:durableId="874930211">
    <w:abstractNumId w:val="24"/>
  </w:num>
  <w:num w:numId="19" w16cid:durableId="1021660592">
    <w:abstractNumId w:val="10"/>
  </w:num>
  <w:num w:numId="20" w16cid:durableId="757284946">
    <w:abstractNumId w:val="8"/>
  </w:num>
  <w:num w:numId="21" w16cid:durableId="693382120">
    <w:abstractNumId w:val="17"/>
  </w:num>
  <w:num w:numId="22" w16cid:durableId="1578977834">
    <w:abstractNumId w:val="12"/>
  </w:num>
  <w:num w:numId="23" w16cid:durableId="822503017">
    <w:abstractNumId w:val="22"/>
  </w:num>
  <w:num w:numId="24" w16cid:durableId="1643542685">
    <w:abstractNumId w:val="1"/>
  </w:num>
  <w:num w:numId="25" w16cid:durableId="1831170938">
    <w:abstractNumId w:val="25"/>
  </w:num>
  <w:num w:numId="26" w16cid:durableId="20354217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9A0"/>
    <w:rsid w:val="000B7277"/>
    <w:rsid w:val="000F39AA"/>
    <w:rsid w:val="00112BCE"/>
    <w:rsid w:val="00152BA1"/>
    <w:rsid w:val="00166BF0"/>
    <w:rsid w:val="0017289D"/>
    <w:rsid w:val="002E357F"/>
    <w:rsid w:val="003114C4"/>
    <w:rsid w:val="00322F6C"/>
    <w:rsid w:val="0035241A"/>
    <w:rsid w:val="00375367"/>
    <w:rsid w:val="003A2E22"/>
    <w:rsid w:val="00407715"/>
    <w:rsid w:val="00480000"/>
    <w:rsid w:val="00490555"/>
    <w:rsid w:val="00490E81"/>
    <w:rsid w:val="00501BDE"/>
    <w:rsid w:val="005047C6"/>
    <w:rsid w:val="0054414F"/>
    <w:rsid w:val="006577CA"/>
    <w:rsid w:val="00684C9F"/>
    <w:rsid w:val="006928C4"/>
    <w:rsid w:val="006B4EA0"/>
    <w:rsid w:val="007B1F88"/>
    <w:rsid w:val="008139A0"/>
    <w:rsid w:val="00826B9A"/>
    <w:rsid w:val="008F62FD"/>
    <w:rsid w:val="00970BD2"/>
    <w:rsid w:val="009F2504"/>
    <w:rsid w:val="00A65EF2"/>
    <w:rsid w:val="00A81A29"/>
    <w:rsid w:val="00A84F9E"/>
    <w:rsid w:val="00A90E7C"/>
    <w:rsid w:val="00AD65D0"/>
    <w:rsid w:val="00B61EEF"/>
    <w:rsid w:val="00B72070"/>
    <w:rsid w:val="00BD3CA4"/>
    <w:rsid w:val="00C059E1"/>
    <w:rsid w:val="00C21C04"/>
    <w:rsid w:val="00C5252E"/>
    <w:rsid w:val="00C64D59"/>
    <w:rsid w:val="00CB4B11"/>
    <w:rsid w:val="00CF4853"/>
    <w:rsid w:val="00D1724E"/>
    <w:rsid w:val="00D247EC"/>
    <w:rsid w:val="00D97DD5"/>
    <w:rsid w:val="00DA658A"/>
    <w:rsid w:val="00DD5418"/>
    <w:rsid w:val="00E20C63"/>
    <w:rsid w:val="00E62842"/>
    <w:rsid w:val="00EF5381"/>
    <w:rsid w:val="00F20C55"/>
    <w:rsid w:val="00F276B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BF2D0"/>
  <w15:chartTrackingRefBased/>
  <w15:docId w15:val="{D7F2D1B1-8D7B-4B84-B782-050332CE2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9A0"/>
    <w:rPr>
      <w:rFonts w:eastAsiaTheme="majorEastAsia" w:cstheme="majorBidi"/>
      <w:color w:val="272727" w:themeColor="text1" w:themeTint="D8"/>
    </w:rPr>
  </w:style>
  <w:style w:type="paragraph" w:styleId="Title">
    <w:name w:val="Title"/>
    <w:basedOn w:val="Normal"/>
    <w:next w:val="Normal"/>
    <w:link w:val="TitleChar"/>
    <w:uiPriority w:val="10"/>
    <w:qFormat/>
    <w:rsid w:val="00813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9A0"/>
    <w:pPr>
      <w:spacing w:before="160"/>
      <w:jc w:val="center"/>
    </w:pPr>
    <w:rPr>
      <w:i/>
      <w:iCs/>
      <w:color w:val="404040" w:themeColor="text1" w:themeTint="BF"/>
    </w:rPr>
  </w:style>
  <w:style w:type="character" w:customStyle="1" w:styleId="QuoteChar">
    <w:name w:val="Quote Char"/>
    <w:basedOn w:val="DefaultParagraphFont"/>
    <w:link w:val="Quote"/>
    <w:uiPriority w:val="29"/>
    <w:rsid w:val="008139A0"/>
    <w:rPr>
      <w:i/>
      <w:iCs/>
      <w:color w:val="404040" w:themeColor="text1" w:themeTint="BF"/>
    </w:rPr>
  </w:style>
  <w:style w:type="paragraph" w:styleId="ListParagraph">
    <w:name w:val="List Paragraph"/>
    <w:basedOn w:val="Normal"/>
    <w:uiPriority w:val="34"/>
    <w:qFormat/>
    <w:rsid w:val="008139A0"/>
    <w:pPr>
      <w:ind w:left="720"/>
      <w:contextualSpacing/>
    </w:pPr>
  </w:style>
  <w:style w:type="character" w:styleId="IntenseEmphasis">
    <w:name w:val="Intense Emphasis"/>
    <w:basedOn w:val="DefaultParagraphFont"/>
    <w:uiPriority w:val="21"/>
    <w:qFormat/>
    <w:rsid w:val="008139A0"/>
    <w:rPr>
      <w:i/>
      <w:iCs/>
      <w:color w:val="0F4761" w:themeColor="accent1" w:themeShade="BF"/>
    </w:rPr>
  </w:style>
  <w:style w:type="paragraph" w:styleId="IntenseQuote">
    <w:name w:val="Intense Quote"/>
    <w:basedOn w:val="Normal"/>
    <w:next w:val="Normal"/>
    <w:link w:val="IntenseQuoteChar"/>
    <w:uiPriority w:val="30"/>
    <w:qFormat/>
    <w:rsid w:val="00813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9A0"/>
    <w:rPr>
      <w:i/>
      <w:iCs/>
      <w:color w:val="0F4761" w:themeColor="accent1" w:themeShade="BF"/>
    </w:rPr>
  </w:style>
  <w:style w:type="character" w:styleId="IntenseReference">
    <w:name w:val="Intense Reference"/>
    <w:basedOn w:val="DefaultParagraphFont"/>
    <w:uiPriority w:val="32"/>
    <w:qFormat/>
    <w:rsid w:val="008139A0"/>
    <w:rPr>
      <w:b/>
      <w:bCs/>
      <w:smallCaps/>
      <w:color w:val="0F4761" w:themeColor="accent1" w:themeShade="BF"/>
      <w:spacing w:val="5"/>
    </w:rPr>
  </w:style>
  <w:style w:type="character" w:styleId="Hyperlink">
    <w:name w:val="Hyperlink"/>
    <w:basedOn w:val="DefaultParagraphFont"/>
    <w:uiPriority w:val="99"/>
    <w:unhideWhenUsed/>
    <w:rsid w:val="00C5252E"/>
    <w:rPr>
      <w:color w:val="467886" w:themeColor="hyperlink"/>
      <w:u w:val="single"/>
    </w:rPr>
  </w:style>
  <w:style w:type="character" w:styleId="UnresolvedMention">
    <w:name w:val="Unresolved Mention"/>
    <w:basedOn w:val="DefaultParagraphFont"/>
    <w:uiPriority w:val="99"/>
    <w:semiHidden/>
    <w:unhideWhenUsed/>
    <w:rsid w:val="00C5252E"/>
    <w:rPr>
      <w:color w:val="605E5C"/>
      <w:shd w:val="clear" w:color="auto" w:fill="E1DFDD"/>
    </w:rPr>
  </w:style>
  <w:style w:type="paragraph" w:styleId="Header">
    <w:name w:val="header"/>
    <w:basedOn w:val="Normal"/>
    <w:link w:val="HeaderChar"/>
    <w:uiPriority w:val="99"/>
    <w:unhideWhenUsed/>
    <w:rsid w:val="00C525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252E"/>
  </w:style>
  <w:style w:type="paragraph" w:styleId="Footer">
    <w:name w:val="footer"/>
    <w:basedOn w:val="Normal"/>
    <w:link w:val="FooterChar"/>
    <w:uiPriority w:val="99"/>
    <w:unhideWhenUsed/>
    <w:rsid w:val="00C525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25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yperlink" Target="vscode-webview://05vf7euu228444oda9ntag42pie43dlqk2n136lcgh4pnfmat9a5/index.html?id=0f4f38f7-9263-4a20-95f1-4a91c84214c6&amp;parentId=1&amp;origin=c0d44afd-09b0-4222-93dd-1e254f9e88dc&amp;swVersion=5&amp;extensionId=Anthropic.claude-code&amp;platform=electron&amp;vscode-resource-base-authority=vscode-resource.vscode-cdn.net&amp;parentOrigin=vscode-file%3A%2F%2Fvscode-app&amp;purpose=webviewView&amp;session=cc10154d-8b98-4a18-9755-1f55365c0bc8"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vscode-webview://05vf7euu228444oda9ntag42pie43dlqk2n136lcgh4pnfmat9a5/index.html?id=0f4f38f7-9263-4a20-95f1-4a91c84214c6&amp;parentId=1&amp;origin=c0d44afd-09b0-4222-93dd-1e254f9e88dc&amp;swVersion=5&amp;extensionId=Anthropic.claude-code&amp;platform=electron&amp;vscode-resource-base-authority=vscode-resource.vscode-cdn.net&amp;parentOrigin=vscode-file%3A%2F%2Fvscode-app&amp;purpose=webviewView&amp;session=cc10154d-8b98-4a18-9755-1f55365c0bc8"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vscode-webview://05vf7euu228444oda9ntag42pie43dlqk2n136lcgh4pnfmat9a5/index.html?id=0f4f38f7-9263-4a20-95f1-4a91c84214c6&amp;parentId=1&amp;origin=c0d44afd-09b0-4222-93dd-1e254f9e88dc&amp;swVersion=5&amp;extensionId=Anthropic.claude-code&amp;platform=electron&amp;vscode-resource-base-authority=vscode-resource.vscode-cdn.net&amp;parentOrigin=vscode-file%3A%2F%2Fvscode-app&amp;purpose=webviewView&amp;session=cc10154d-8b98-4a18-9755-1f55365c0bc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vscode-webview://05vf7euu228444oda9ntag42pie43dlqk2n136lcgh4pnfmat9a5/index.html?id=0f4f38f7-9263-4a20-95f1-4a91c84214c6&amp;parentId=1&amp;origin=c0d44afd-09b0-4222-93dd-1e254f9e88dc&amp;swVersion=5&amp;extensionId=Anthropic.claude-code&amp;platform=electron&amp;vscode-resource-base-authority=vscode-resource.vscode-cdn.net&amp;parentOrigin=vscode-file%3A%2F%2Fvscode-app&amp;purpose=webviewView&amp;session=cc10154d-8b98-4a18-9755-1f55365c0bc8" TargetMode="External"/><Relationship Id="rId37" Type="http://schemas.openxmlformats.org/officeDocument/2006/relationships/hyperlink" Target="vscode-webview://05vf7euu228444oda9ntag42pie43dlqk2n136lcgh4pnfmat9a5/index.html?id=0f4f38f7-9263-4a20-95f1-4a91c84214c6&amp;parentId=1&amp;origin=c0d44afd-09b0-4222-93dd-1e254f9e88dc&amp;swVersion=5&amp;extensionId=Anthropic.claude-code&amp;platform=electron&amp;vscode-resource-base-authority=vscode-resource.vscode-cdn.net&amp;parentOrigin=vscode-file%3A%2F%2Fvscode-app&amp;purpose=webviewView&amp;session=cc10154d-8b98-4a18-9755-1f55365c0bc8"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vscode-webview://05vf7euu228444oda9ntag42pie43dlqk2n136lcgh4pnfmat9a5/index.html?id=0f4f38f7-9263-4a20-95f1-4a91c84214c6&amp;parentId=1&amp;origin=c0d44afd-09b0-4222-93dd-1e254f9e88dc&amp;swVersion=5&amp;extensionId=Anthropic.claude-code&amp;platform=electron&amp;vscode-resource-base-authority=vscode-resource.vscode-cdn.net&amp;parentOrigin=vscode-file%3A%2F%2Fvscode-app&amp;purpose=webviewView&amp;session=cc10154d-8b98-4a18-9755-1f55365c0bc8" TargetMode="External"/><Relationship Id="rId36" Type="http://schemas.openxmlformats.org/officeDocument/2006/relationships/hyperlink" Target="vscode-webview://05vf7euu228444oda9ntag42pie43dlqk2n136lcgh4pnfmat9a5/index.html?id=0f4f38f7-9263-4a20-95f1-4a91c84214c6&amp;parentId=1&amp;origin=c0d44afd-09b0-4222-93dd-1e254f9e88dc&amp;swVersion=5&amp;extensionId=Anthropic.claude-code&amp;platform=electron&amp;vscode-resource-base-authority=vscode-resource.vscode-cdn.net&amp;parentOrigin=vscode-file%3A%2F%2Fvscode-app&amp;purpose=webviewView&amp;session=cc10154d-8b98-4a18-9755-1f55365c0bc8"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vscode-webview://05vf7euu228444oda9ntag42pie43dlqk2n136lcgh4pnfmat9a5/index.html?id=0f4f38f7-9263-4a20-95f1-4a91c84214c6&amp;parentId=1&amp;origin=c0d44afd-09b0-4222-93dd-1e254f9e88dc&amp;swVersion=5&amp;extensionId=Anthropic.claude-code&amp;platform=electron&amp;vscode-resource-base-authority=vscode-resource.vscode-cdn.net&amp;parentOrigin=vscode-file%3A%2F%2Fvscode-app&amp;purpose=webviewView&amp;session=cc10154d-8b98-4a18-9755-1f55365c0bc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vscode-webview://05vf7euu228444oda9ntag42pie43dlqk2n136lcgh4pnfmat9a5/index.html?id=0f4f38f7-9263-4a20-95f1-4a91c84214c6&amp;parentId=1&amp;origin=c0d44afd-09b0-4222-93dd-1e254f9e88dc&amp;swVersion=5&amp;extensionId=Anthropic.claude-code&amp;platform=electron&amp;vscode-resource-base-authority=vscode-resource.vscode-cdn.net&amp;parentOrigin=vscode-file%3A%2F%2Fvscode-app&amp;purpose=webviewView&amp;session=cc10154d-8b98-4a18-9755-1f55365c0bc8" TargetMode="External"/><Relationship Id="rId35" Type="http://schemas.openxmlformats.org/officeDocument/2006/relationships/hyperlink" Target="vscode-webview://05vf7euu228444oda9ntag42pie43dlqk2n136lcgh4pnfmat9a5/index.html?id=0f4f38f7-9263-4a20-95f1-4a91c84214c6&amp;parentId=1&amp;origin=c0d44afd-09b0-4222-93dd-1e254f9e88dc&amp;swVersion=5&amp;extensionId=Anthropic.claude-code&amp;platform=electron&amp;vscode-resource-base-authority=vscode-resource.vscode-cdn.net&amp;parentOrigin=vscode-file%3A%2F%2Fvscode-app&amp;purpose=webviewView&amp;session=cc10154d-8b98-4a18-9755-1f55365c0bc8"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23718</TotalTime>
  <Pages>31</Pages>
  <Words>10675</Words>
  <Characters>41317</Characters>
  <Application>Microsoft Office Word</Application>
  <DocSecurity>0</DocSecurity>
  <Lines>1087</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van Graan</dc:creator>
  <cp:keywords/>
  <dc:description/>
  <cp:lastModifiedBy>Marius van Graan</cp:lastModifiedBy>
  <cp:revision>7</cp:revision>
  <dcterms:created xsi:type="dcterms:W3CDTF">2026-05-14T12:29:00Z</dcterms:created>
  <dcterms:modified xsi:type="dcterms:W3CDTF">2026-06-26T14:17:00Z</dcterms:modified>
</cp:coreProperties>
</file>